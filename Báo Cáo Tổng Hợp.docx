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EC699" w14:textId="77777777" w:rsidR="000944C7" w:rsidRDefault="000944C7" w:rsidP="000944C7">
      <w:pPr>
        <w:pStyle w:val="Heading1"/>
        <w:ind w:left="720" w:right="820"/>
      </w:pPr>
      <w:bookmarkStart w:id="5" w:name="_Toc41673847"/>
      <w:bookmarkStart w:id="6" w:name="_Toc26262047"/>
      <w:r>
        <w:t>LỜI CẢM ƠN</w:t>
      </w:r>
      <w:bookmarkEnd w:id="5"/>
    </w:p>
    <w:p w14:paraId="2715D006" w14:textId="77777777" w:rsidR="000944C7" w:rsidRDefault="000944C7" w:rsidP="000944C7">
      <w:pPr>
        <w:pStyle w:val="BodyText0"/>
        <w:spacing w:before="1"/>
        <w:rPr>
          <w:b/>
          <w:sz w:val="28"/>
        </w:rPr>
      </w:pPr>
    </w:p>
    <w:p w14:paraId="0ADA3400" w14:textId="3A2A086D" w:rsidR="000944C7" w:rsidRDefault="000944C7" w:rsidP="000944C7">
      <w:pPr>
        <w:pStyle w:val="BodyText0"/>
        <w:spacing w:line="360" w:lineRule="auto"/>
        <w:ind w:left="720" w:right="817" w:firstLine="719"/>
        <w:jc w:val="both"/>
      </w:pPr>
      <w:r>
        <w:t>Trước hết em xin được chân thành gửi lời cảm ơn sâu sắc tới</w:t>
      </w:r>
      <w:r w:rsidRPr="00F16F28">
        <w:t xml:space="preserve"> các</w:t>
      </w:r>
      <w:r>
        <w:t xml:space="preserve"> thầy cô giáo </w:t>
      </w:r>
      <w:r>
        <w:rPr>
          <w:spacing w:val="-17"/>
        </w:rPr>
        <w:t xml:space="preserve">trong </w:t>
      </w:r>
      <w:r>
        <w:t>trường</w:t>
      </w:r>
      <w:r w:rsidRPr="001F08C6">
        <w:t xml:space="preserve"> Đại</w:t>
      </w:r>
      <w:r w:rsidRPr="00C40A9E">
        <w:t xml:space="preserve"> học</w:t>
      </w:r>
      <w:r w:rsidRPr="005E281B">
        <w:t xml:space="preserve"> công </w:t>
      </w:r>
      <w:r>
        <w:t>Nghệ TPHCM nói chung</w:t>
      </w:r>
      <w:r w:rsidRPr="005E281B">
        <w:t xml:space="preserve"> và </w:t>
      </w:r>
      <w:r w:rsidRPr="00F16F28">
        <w:t>các</w:t>
      </w:r>
      <w:r>
        <w:t xml:space="preserve"> thầy cô trong khoa</w:t>
      </w:r>
      <w:r w:rsidRPr="005E281B">
        <w:t xml:space="preserve"> công </w:t>
      </w:r>
      <w:r>
        <w:t xml:space="preserve">Nghệ </w:t>
      </w:r>
      <w:r>
        <w:rPr>
          <w:spacing w:val="-7"/>
        </w:rPr>
        <w:t>Thông tin</w:t>
      </w:r>
      <w:r>
        <w:t>,</w:t>
      </w:r>
      <w:r>
        <w:rPr>
          <w:spacing w:val="-9"/>
        </w:rPr>
        <w:t xml:space="preserve"> </w:t>
      </w:r>
      <w:r>
        <w:t>những</w:t>
      </w:r>
      <w:r>
        <w:rPr>
          <w:spacing w:val="-7"/>
        </w:rPr>
        <w:t xml:space="preserve"> </w:t>
      </w:r>
      <w:r>
        <w:t>người</w:t>
      </w:r>
      <w:r>
        <w:rPr>
          <w:spacing w:val="-6"/>
        </w:rPr>
        <w:t xml:space="preserve"> </w:t>
      </w:r>
      <w:r>
        <w:t>thầy,</w:t>
      </w:r>
      <w:r>
        <w:rPr>
          <w:spacing w:val="-7"/>
        </w:rPr>
        <w:t xml:space="preserve"> </w:t>
      </w:r>
      <w:r>
        <w:t>người</w:t>
      </w:r>
      <w:r>
        <w:rPr>
          <w:spacing w:val="-9"/>
        </w:rPr>
        <w:t xml:space="preserve"> </w:t>
      </w:r>
      <w:r>
        <w:t>cô</w:t>
      </w:r>
      <w:r>
        <w:rPr>
          <w:spacing w:val="-6"/>
        </w:rPr>
        <w:t xml:space="preserve"> </w:t>
      </w:r>
      <w:r>
        <w:t>đã</w:t>
      </w:r>
      <w:r>
        <w:rPr>
          <w:spacing w:val="-9"/>
        </w:rPr>
        <w:t xml:space="preserve"> </w:t>
      </w:r>
      <w:r>
        <w:t>tận</w:t>
      </w:r>
      <w:r>
        <w:rPr>
          <w:spacing w:val="-8"/>
        </w:rPr>
        <w:t xml:space="preserve"> </w:t>
      </w:r>
      <w:r>
        <w:t>tình</w:t>
      </w:r>
      <w:r>
        <w:rPr>
          <w:spacing w:val="-9"/>
        </w:rPr>
        <w:t xml:space="preserve"> giảng </w:t>
      </w:r>
      <w:r>
        <w:t>dạy</w:t>
      </w:r>
      <w:r w:rsidRPr="005E281B">
        <w:rPr>
          <w:spacing w:val="-10"/>
        </w:rPr>
        <w:t xml:space="preserve"> và </w:t>
      </w:r>
      <w:r>
        <w:t>truyền</w:t>
      </w:r>
      <w:r>
        <w:rPr>
          <w:spacing w:val="-8"/>
        </w:rPr>
        <w:t xml:space="preserve"> </w:t>
      </w:r>
      <w:r>
        <w:t>đạt</w:t>
      </w:r>
      <w:r>
        <w:rPr>
          <w:spacing w:val="-9"/>
        </w:rPr>
        <w:t xml:space="preserve"> </w:t>
      </w:r>
      <w:r>
        <w:t>cho</w:t>
      </w:r>
      <w:r>
        <w:rPr>
          <w:spacing w:val="-8"/>
        </w:rPr>
        <w:t xml:space="preserve"> </w:t>
      </w:r>
      <w:r>
        <w:t>em</w:t>
      </w:r>
      <w:r>
        <w:rPr>
          <w:spacing w:val="-9"/>
        </w:rPr>
        <w:t xml:space="preserve"> </w:t>
      </w:r>
      <w:r>
        <w:t>những</w:t>
      </w:r>
      <w:r>
        <w:rPr>
          <w:spacing w:val="-8"/>
        </w:rPr>
        <w:t xml:space="preserve"> </w:t>
      </w:r>
      <w:r>
        <w:t>kiến</w:t>
      </w:r>
      <w:r>
        <w:rPr>
          <w:spacing w:val="-9"/>
        </w:rPr>
        <w:t xml:space="preserve"> </w:t>
      </w:r>
      <w:r>
        <w:rPr>
          <w:spacing w:val="-19"/>
        </w:rPr>
        <w:t xml:space="preserve">thức, </w:t>
      </w:r>
      <w:r>
        <w:t>những kinh nghiệm quý báu trong suốt quá trình</w:t>
      </w:r>
      <w:r w:rsidRPr="00C40A9E">
        <w:t xml:space="preserve"> học </w:t>
      </w:r>
      <w:r>
        <w:t>tập</w:t>
      </w:r>
      <w:r w:rsidRPr="00C40A9E">
        <w:t xml:space="preserve"> </w:t>
      </w:r>
      <w:r w:rsidRPr="005E281B">
        <w:t xml:space="preserve"> và </w:t>
      </w:r>
      <w:r>
        <w:t>rèn luyện ở trường</w:t>
      </w:r>
      <w:r w:rsidRPr="001F08C6">
        <w:t xml:space="preserve"> Đại</w:t>
      </w:r>
      <w:r w:rsidRPr="00C40A9E">
        <w:t xml:space="preserve"> học</w:t>
      </w:r>
      <w:r w:rsidRPr="005E281B">
        <w:t xml:space="preserve"> công </w:t>
      </w:r>
      <w:r>
        <w:rPr>
          <w:spacing w:val="-12"/>
        </w:rPr>
        <w:t>Nghệ TP</w:t>
      </w:r>
      <w:r w:rsidR="001C33D6">
        <w:rPr>
          <w:spacing w:val="-12"/>
          <w:lang w:val="en-US"/>
        </w:rPr>
        <w:t>.</w:t>
      </w:r>
      <w:r>
        <w:rPr>
          <w:spacing w:val="-12"/>
        </w:rPr>
        <w:t>HCM</w:t>
      </w:r>
      <w:r>
        <w:t>.</w:t>
      </w:r>
    </w:p>
    <w:p w14:paraId="700991DA" w14:textId="259EF7D9" w:rsidR="000944C7" w:rsidRDefault="000944C7" w:rsidP="000944C7">
      <w:pPr>
        <w:pStyle w:val="BodyText0"/>
        <w:spacing w:before="170" w:line="360" w:lineRule="auto"/>
        <w:ind w:left="720" w:right="817" w:firstLine="518"/>
        <w:jc w:val="both"/>
      </w:pPr>
      <w:r>
        <w:t>Và đặc biệt em xin dành những tình cảm sâu sắc nh</w:t>
      </w:r>
      <w:r w:rsidR="00DB1595">
        <w:t>ất gửi tới thầy Nguyễn Kim Hưng</w:t>
      </w:r>
      <w:r>
        <w:t xml:space="preserve"> giảng </w:t>
      </w:r>
      <w:r w:rsidRPr="001F08C6">
        <w:rPr>
          <w:spacing w:val="-5"/>
        </w:rPr>
        <w:t xml:space="preserve">viên </w:t>
      </w:r>
      <w:r>
        <w:t>Trường</w:t>
      </w:r>
      <w:r w:rsidRPr="001F08C6">
        <w:rPr>
          <w:spacing w:val="-5"/>
        </w:rPr>
        <w:t xml:space="preserve"> Đại</w:t>
      </w:r>
      <w:r w:rsidRPr="00C40A9E">
        <w:rPr>
          <w:spacing w:val="-5"/>
        </w:rPr>
        <w:t xml:space="preserve"> học</w:t>
      </w:r>
      <w:r w:rsidRPr="005E281B">
        <w:rPr>
          <w:spacing w:val="-5"/>
        </w:rPr>
        <w:t xml:space="preserve"> công </w:t>
      </w:r>
      <w:r>
        <w:t>Nghệ TP</w:t>
      </w:r>
      <w:r w:rsidR="001C33D6">
        <w:rPr>
          <w:lang w:val="en-US"/>
        </w:rPr>
        <w:t>.</w:t>
      </w:r>
      <w:r>
        <w:t>HCM</w:t>
      </w:r>
      <w:r>
        <w:rPr>
          <w:spacing w:val="-3"/>
        </w:rPr>
        <w:t xml:space="preserve"> </w:t>
      </w:r>
      <w:r>
        <w:t>đã</w:t>
      </w:r>
      <w:r>
        <w:rPr>
          <w:spacing w:val="-5"/>
        </w:rPr>
        <w:t xml:space="preserve"> </w:t>
      </w:r>
      <w:r>
        <w:t>hết</w:t>
      </w:r>
      <w:r>
        <w:rPr>
          <w:spacing w:val="-4"/>
        </w:rPr>
        <w:t xml:space="preserve"> </w:t>
      </w:r>
      <w:r>
        <w:t>lòng</w:t>
      </w:r>
      <w:r>
        <w:rPr>
          <w:spacing w:val="-4"/>
        </w:rPr>
        <w:t xml:space="preserve"> </w:t>
      </w:r>
      <w:r>
        <w:t>dạy</w:t>
      </w:r>
      <w:r>
        <w:rPr>
          <w:spacing w:val="-9"/>
        </w:rPr>
        <w:t xml:space="preserve"> </w:t>
      </w:r>
      <w:r>
        <w:t>bảo</w:t>
      </w:r>
      <w:r w:rsidRPr="005E281B">
        <w:rPr>
          <w:spacing w:val="-5"/>
        </w:rPr>
        <w:t xml:space="preserve"> và </w:t>
      </w:r>
      <w:r>
        <w:t>giúp</w:t>
      </w:r>
      <w:r>
        <w:rPr>
          <w:spacing w:val="-5"/>
        </w:rPr>
        <w:t xml:space="preserve"> </w:t>
      </w:r>
      <w:r>
        <w:t>đỡ,</w:t>
      </w:r>
      <w:r>
        <w:rPr>
          <w:spacing w:val="-5"/>
        </w:rPr>
        <w:t xml:space="preserve"> </w:t>
      </w:r>
      <w:r>
        <w:t>hướng</w:t>
      </w:r>
      <w:r>
        <w:rPr>
          <w:spacing w:val="-5"/>
        </w:rPr>
        <w:t xml:space="preserve"> </w:t>
      </w:r>
      <w:r>
        <w:t>dẫn</w:t>
      </w:r>
      <w:r>
        <w:rPr>
          <w:spacing w:val="-4"/>
        </w:rPr>
        <w:t xml:space="preserve"> em </w:t>
      </w:r>
      <w:r>
        <w:rPr>
          <w:spacing w:val="-46"/>
          <w:lang w:val="en-US"/>
        </w:rPr>
        <w:t xml:space="preserve"> </w:t>
      </w:r>
      <w:r>
        <w:t>trong suốt thời gian thực hiện đồ</w:t>
      </w:r>
      <w:r>
        <w:rPr>
          <w:spacing w:val="-5"/>
        </w:rPr>
        <w:t xml:space="preserve"> </w:t>
      </w:r>
      <w:r>
        <w:t>án.</w:t>
      </w:r>
    </w:p>
    <w:p w14:paraId="3A2D5EB1" w14:textId="77777777" w:rsidR="000944C7" w:rsidRDefault="000944C7" w:rsidP="000944C7">
      <w:pPr>
        <w:pStyle w:val="BodyText0"/>
        <w:spacing w:before="167" w:line="360" w:lineRule="auto"/>
        <w:ind w:left="720" w:right="819" w:firstLine="518"/>
        <w:jc w:val="both"/>
      </w:pPr>
      <w:r>
        <w:t>Em xin chân thành cảm ơn</w:t>
      </w:r>
      <w:r w:rsidRPr="00F16F28">
        <w:t xml:space="preserve"> các</w:t>
      </w:r>
      <w:r>
        <w:t xml:space="preserve"> thầy cô trong khoa</w:t>
      </w:r>
      <w:r w:rsidRPr="005E281B">
        <w:t xml:space="preserve"> công </w:t>
      </w:r>
      <w:r>
        <w:t>Nghệ Thông tin trường</w:t>
      </w:r>
      <w:r w:rsidRPr="001F08C6">
        <w:t xml:space="preserve"> Đại</w:t>
      </w:r>
      <w:r w:rsidRPr="00C40A9E">
        <w:t xml:space="preserve"> học</w:t>
      </w:r>
      <w:r w:rsidRPr="005E281B">
        <w:t xml:space="preserve"> công </w:t>
      </w:r>
      <w:r>
        <w:t>Nghệ TPHCM đã tạo điều kiện giúp đỡ em trong thời gian qua</w:t>
      </w:r>
    </w:p>
    <w:p w14:paraId="799687EF" w14:textId="77777777" w:rsidR="000944C7" w:rsidRDefault="000944C7" w:rsidP="000944C7">
      <w:pPr>
        <w:pStyle w:val="BodyText0"/>
        <w:spacing w:before="169" w:line="360" w:lineRule="auto"/>
        <w:ind w:left="720" w:right="819" w:firstLine="583"/>
        <w:jc w:val="both"/>
      </w:pPr>
      <w:r>
        <w:t>Cuối cùng em xin được gửi lời cảm ơn tới gia đình, bạn bè đã động viên, giúp đỡ em trong thời gian thực hiện đồ án tại trường</w:t>
      </w:r>
      <w:r w:rsidRPr="001F08C6">
        <w:t xml:space="preserve"> Đại</w:t>
      </w:r>
      <w:r w:rsidRPr="00C40A9E">
        <w:t xml:space="preserve"> học</w:t>
      </w:r>
      <w:r w:rsidRPr="005E281B">
        <w:t xml:space="preserve"> công </w:t>
      </w:r>
      <w:r>
        <w:t>Nghệ TPHCM</w:t>
      </w:r>
    </w:p>
    <w:p w14:paraId="1EE9E1A6" w14:textId="77777777" w:rsidR="000944C7" w:rsidRDefault="000944C7" w:rsidP="000944C7">
      <w:pPr>
        <w:pStyle w:val="BodyText0"/>
        <w:rPr>
          <w:sz w:val="28"/>
        </w:rPr>
      </w:pPr>
    </w:p>
    <w:p w14:paraId="0D826085" w14:textId="77777777" w:rsidR="000944C7" w:rsidRDefault="000944C7" w:rsidP="000944C7">
      <w:pPr>
        <w:pStyle w:val="BodyText0"/>
        <w:spacing w:before="1"/>
        <w:rPr>
          <w:sz w:val="40"/>
        </w:rPr>
      </w:pPr>
    </w:p>
    <w:p w14:paraId="5DBD7F2B" w14:textId="42023817" w:rsidR="000944C7" w:rsidRPr="00392109" w:rsidRDefault="000944C7" w:rsidP="000944C7">
      <w:pPr>
        <w:pStyle w:val="BodyText0"/>
        <w:ind w:left="6438"/>
        <w:rPr>
          <w:lang w:val="en-US"/>
        </w:rPr>
      </w:pPr>
      <w:r>
        <w:rPr>
          <w:lang w:val="en-US"/>
        </w:rPr>
        <w:t>TPHCM</w:t>
      </w:r>
      <w:r>
        <w:t xml:space="preserve">, </w:t>
      </w:r>
      <w:r w:rsidR="00CB00F5">
        <w:rPr>
          <w:lang w:val="en-US"/>
        </w:rPr>
        <w:t>06</w:t>
      </w:r>
      <w:r w:rsidR="00DF0041">
        <w:rPr>
          <w:lang w:val="en-US"/>
        </w:rPr>
        <w:t xml:space="preserve"> </w:t>
      </w:r>
      <w:r>
        <w:t xml:space="preserve">tháng </w:t>
      </w:r>
      <w:r w:rsidR="00CB00F5">
        <w:rPr>
          <w:lang w:val="en-US"/>
        </w:rPr>
        <w:t xml:space="preserve">06 </w:t>
      </w:r>
      <w:r>
        <w:t>năm 20</w:t>
      </w:r>
      <w:r>
        <w:rPr>
          <w:lang w:val="en-US"/>
        </w:rPr>
        <w:t>20</w:t>
      </w:r>
    </w:p>
    <w:p w14:paraId="49C47EF2" w14:textId="77777777" w:rsidR="000944C7" w:rsidRDefault="000944C7" w:rsidP="000944C7">
      <w:pPr>
        <w:pStyle w:val="BodyText0"/>
        <w:spacing w:before="7"/>
        <w:rPr>
          <w:sz w:val="27"/>
        </w:rPr>
      </w:pPr>
    </w:p>
    <w:p w14:paraId="1246DA17" w14:textId="77777777" w:rsidR="000944C7" w:rsidRDefault="000944C7" w:rsidP="000944C7">
      <w:pPr>
        <w:pStyle w:val="BodyText0"/>
        <w:spacing w:before="1"/>
        <w:ind w:left="6553" w:right="1606"/>
        <w:jc w:val="center"/>
      </w:pPr>
      <w:r>
        <w:t>Sinh viên</w:t>
      </w:r>
    </w:p>
    <w:p w14:paraId="43296578" w14:textId="77777777" w:rsidR="000944C7" w:rsidRDefault="000944C7" w:rsidP="000944C7">
      <w:pPr>
        <w:pStyle w:val="BodyText0"/>
        <w:rPr>
          <w:sz w:val="28"/>
        </w:rPr>
      </w:pPr>
    </w:p>
    <w:p w14:paraId="26268084" w14:textId="77777777" w:rsidR="000944C7" w:rsidRDefault="000944C7" w:rsidP="000944C7">
      <w:pPr>
        <w:pStyle w:val="BodyText0"/>
        <w:rPr>
          <w:sz w:val="28"/>
        </w:rPr>
      </w:pPr>
    </w:p>
    <w:p w14:paraId="2E1D0C37" w14:textId="77777777" w:rsidR="000944C7" w:rsidRDefault="000944C7" w:rsidP="000944C7">
      <w:pPr>
        <w:pStyle w:val="BodyText0"/>
        <w:rPr>
          <w:sz w:val="28"/>
        </w:rPr>
      </w:pPr>
    </w:p>
    <w:p w14:paraId="2B6A5FAA" w14:textId="77777777" w:rsidR="000944C7" w:rsidRDefault="000944C7" w:rsidP="000944C7">
      <w:pPr>
        <w:pStyle w:val="BodyText0"/>
        <w:rPr>
          <w:sz w:val="28"/>
        </w:rPr>
      </w:pPr>
    </w:p>
    <w:p w14:paraId="2AE4D3C0" w14:textId="77777777" w:rsidR="000944C7" w:rsidRDefault="000944C7" w:rsidP="000944C7">
      <w:pPr>
        <w:pStyle w:val="BodyText0"/>
        <w:spacing w:before="10"/>
        <w:rPr>
          <w:sz w:val="22"/>
        </w:rPr>
      </w:pPr>
    </w:p>
    <w:p w14:paraId="279C422C" w14:textId="60C470C0" w:rsidR="000944C7" w:rsidRPr="00392109" w:rsidRDefault="00E360D4" w:rsidP="000944C7">
      <w:pPr>
        <w:pStyle w:val="BodyText0"/>
        <w:ind w:left="6461" w:right="1606"/>
        <w:jc w:val="center"/>
        <w:rPr>
          <w:lang w:val="en-US"/>
        </w:rPr>
      </w:pPr>
      <w:r>
        <w:rPr>
          <w:lang w:val="en-US"/>
        </w:rPr>
        <w:t>Nguyễn Chung Minh</w:t>
      </w:r>
    </w:p>
    <w:p w14:paraId="30A34829" w14:textId="77777777" w:rsidR="000944C7" w:rsidRDefault="000944C7" w:rsidP="000944C7">
      <w:pPr>
        <w:jc w:val="center"/>
        <w:sectPr w:rsidR="000944C7" w:rsidSect="000944C7">
          <w:headerReference w:type="default" r:id="rId8"/>
          <w:footerReference w:type="default" r:id="rId9"/>
          <w:pgSz w:w="11907" w:h="16839" w:code="9"/>
          <w:pgMar w:top="1240" w:right="260" w:bottom="1040" w:left="720" w:header="724" w:footer="845" w:gutter="0"/>
          <w:pgNumType w:start="1"/>
          <w:cols w:space="720"/>
          <w:docGrid w:linePitch="354"/>
        </w:sectPr>
      </w:pPr>
    </w:p>
    <w:p w14:paraId="7032D2AE" w14:textId="77777777" w:rsidR="000944C7" w:rsidRDefault="000944C7" w:rsidP="000944C7">
      <w:pPr>
        <w:pStyle w:val="Heading1"/>
        <w:ind w:left="720" w:right="820"/>
      </w:pPr>
      <w:bookmarkStart w:id="7" w:name="_Toc41673848"/>
      <w:r>
        <w:lastRenderedPageBreak/>
        <w:t>LỜI NÓI ĐẦU</w:t>
      </w:r>
      <w:bookmarkEnd w:id="7"/>
    </w:p>
    <w:p w14:paraId="68C95060" w14:textId="77777777" w:rsidR="000944C7" w:rsidRDefault="000944C7" w:rsidP="000944C7">
      <w:pPr>
        <w:pStyle w:val="BodyText0"/>
        <w:spacing w:before="1"/>
        <w:rPr>
          <w:b/>
          <w:sz w:val="28"/>
        </w:rPr>
      </w:pPr>
    </w:p>
    <w:p w14:paraId="0E1D53C3" w14:textId="77777777" w:rsidR="000944C7" w:rsidRDefault="000944C7" w:rsidP="000944C7">
      <w:pPr>
        <w:pStyle w:val="BodyText0"/>
        <w:spacing w:before="1" w:line="360" w:lineRule="auto"/>
        <w:ind w:left="720" w:right="813" w:firstLine="432"/>
        <w:jc w:val="both"/>
      </w:pPr>
      <w:r>
        <w:t>Trong xu hướng của thời</w:t>
      </w:r>
      <w:r w:rsidRPr="001F08C6">
        <w:t xml:space="preserve"> Đại</w:t>
      </w:r>
      <w:r>
        <w:t xml:space="preserve"> hiện nay, việc áp dụng khoa</w:t>
      </w:r>
      <w:r w:rsidRPr="00C40A9E">
        <w:t xml:space="preserve"> học</w:t>
      </w:r>
      <w:r w:rsidRPr="005E281B">
        <w:t xml:space="preserve"> công </w:t>
      </w:r>
      <w:r>
        <w:t>nghệ vào tất cả</w:t>
      </w:r>
      <w:r w:rsidRPr="00F16F28">
        <w:t xml:space="preserve"> các </w:t>
      </w:r>
      <w:r>
        <w:t>ngành nghề,</w:t>
      </w:r>
      <w:r w:rsidRPr="00F16F28">
        <w:t xml:space="preserve"> các </w:t>
      </w:r>
      <w:r>
        <w:t>lĩnh vực</w:t>
      </w:r>
      <w:r w:rsidRPr="001F08C6">
        <w:t xml:space="preserve"> là </w:t>
      </w:r>
      <w:r>
        <w:t>một trong những</w:t>
      </w:r>
      <w:r w:rsidRPr="005E281B">
        <w:t xml:space="preserve"> công </w:t>
      </w:r>
      <w:r>
        <w:t>việc thiết thực</w:t>
      </w:r>
      <w:r w:rsidRPr="005E281B">
        <w:t xml:space="preserve"> và </w:t>
      </w:r>
      <w:r>
        <w:t>cần làm để đạt được hiệu quả làm việc cũng như chất lượng hàng hóa.</w:t>
      </w:r>
      <w:r w:rsidRPr="00F16F28">
        <w:t xml:space="preserve"> các</w:t>
      </w:r>
      <w:r w:rsidRPr="005E281B">
        <w:t xml:space="preserve"> ứng </w:t>
      </w:r>
      <w:r>
        <w:t>dụng của</w:t>
      </w:r>
      <w:r w:rsidRPr="005E281B">
        <w:t xml:space="preserve"> công </w:t>
      </w:r>
      <w:r>
        <w:t>nghệ thông tin</w:t>
      </w:r>
      <w:r w:rsidRPr="00392109">
        <w:rPr>
          <w:rFonts w:asciiTheme="majorHAnsi" w:hAnsiTheme="majorHAnsi" w:cstheme="majorHAnsi"/>
          <w:spacing w:val="-29"/>
        </w:rPr>
        <w:t xml:space="preserve"> </w:t>
      </w:r>
      <w:r>
        <w:rPr>
          <w:spacing w:val="-29"/>
          <w:lang w:val="en-US"/>
        </w:rPr>
        <w:t xml:space="preserve"> </w:t>
      </w:r>
      <w:r>
        <w:t>đang ngày càng mở rộng</w:t>
      </w:r>
      <w:r w:rsidRPr="005E281B">
        <w:t xml:space="preserve"> và </w:t>
      </w:r>
      <w:r>
        <w:t>phát triển không ngừng.</w:t>
      </w:r>
      <w:r w:rsidRPr="005E281B">
        <w:t xml:space="preserve"> công </w:t>
      </w:r>
      <w:r>
        <w:t>nghệ cao đang</w:t>
      </w:r>
      <w:r w:rsidRPr="001F08C6">
        <w:t xml:space="preserve"> là </w:t>
      </w:r>
      <w:r>
        <w:t>mục tiêu của hầu hết</w:t>
      </w:r>
      <w:r w:rsidRPr="00F16F28">
        <w:t xml:space="preserve"> các </w:t>
      </w:r>
      <w:r>
        <w:t>quốc gia,</w:t>
      </w:r>
      <w:r w:rsidRPr="00F16F28">
        <w:t xml:space="preserve"> các </w:t>
      </w:r>
      <w:r>
        <w:t>ngành nghề</w:t>
      </w:r>
      <w:r w:rsidRPr="005E281B">
        <w:t xml:space="preserve"> và </w:t>
      </w:r>
      <w:r>
        <w:t>từng con người trên thế</w:t>
      </w:r>
      <w:r>
        <w:rPr>
          <w:spacing w:val="-29"/>
        </w:rPr>
        <w:t xml:space="preserve"> </w:t>
      </w:r>
      <w:r>
        <w:t>giới.</w:t>
      </w:r>
    </w:p>
    <w:p w14:paraId="16230E00" w14:textId="1E24091F" w:rsidR="000944C7" w:rsidRPr="0030019A" w:rsidRDefault="00CA2487" w:rsidP="0030019A">
      <w:pPr>
        <w:pStyle w:val="BodyText0"/>
        <w:spacing w:before="169" w:line="360" w:lineRule="auto"/>
        <w:ind w:left="720" w:right="820" w:firstLine="432"/>
        <w:jc w:val="both"/>
        <w:rPr>
          <w:lang w:val="en-US"/>
        </w:rPr>
      </w:pPr>
      <w:r>
        <w:t>Các h</w:t>
      </w:r>
      <w:r w:rsidR="000944C7">
        <w:t xml:space="preserve">ệ thống </w:t>
      </w:r>
      <w:r w:rsidR="0040248E">
        <w:rPr>
          <w:lang w:val="en-US"/>
        </w:rPr>
        <w:t>quản lý</w:t>
      </w:r>
      <w:r>
        <w:t xml:space="preserve"> sức khỏe,</w:t>
      </w:r>
      <w:r>
        <w:rPr>
          <w:lang w:val="en-US"/>
        </w:rPr>
        <w:t xml:space="preserve"> làm đẹp</w:t>
      </w:r>
      <w:r w:rsidR="0030019A">
        <w:rPr>
          <w:lang w:val="en-US"/>
        </w:rPr>
        <w:t>,</w:t>
      </w:r>
      <w:r>
        <w:t xml:space="preserve"> quản lý phòng tập Gym</w:t>
      </w:r>
      <w:r>
        <w:rPr>
          <w:lang w:val="en-US"/>
        </w:rPr>
        <w:t xml:space="preserve"> phát triển</w:t>
      </w:r>
      <w:r w:rsidR="0040248E">
        <w:rPr>
          <w:lang w:val="en-US"/>
        </w:rPr>
        <w:t xml:space="preserve"> </w:t>
      </w:r>
      <w:r>
        <w:t>t</w:t>
      </w:r>
      <w:r w:rsidR="000944C7">
        <w:t>rên</w:t>
      </w:r>
      <w:r w:rsidR="000944C7" w:rsidRPr="00F16F28">
        <w:t xml:space="preserve"> các </w:t>
      </w:r>
      <w:r>
        <w:t>nước tiên tiến hiện nay. Với</w:t>
      </w:r>
      <w:r w:rsidR="000944C7">
        <w:t xml:space="preserve"> </w:t>
      </w:r>
      <w:r>
        <w:rPr>
          <w:lang w:val="en-US"/>
        </w:rPr>
        <w:t>công nghệp phát triển</w:t>
      </w:r>
      <w:r w:rsidR="00C9799D">
        <w:rPr>
          <w:lang w:val="en-US"/>
        </w:rPr>
        <w:t xml:space="preserve"> hiện nay và </w:t>
      </w:r>
      <w:r>
        <w:rPr>
          <w:lang w:val="en-US"/>
        </w:rPr>
        <w:t xml:space="preserve"> nhu cầu về việc luyện tập</w:t>
      </w:r>
      <w:r w:rsidR="0030019A">
        <w:rPr>
          <w:lang w:val="en-US"/>
        </w:rPr>
        <w:t xml:space="preserve"> sức khỏe ngày càng quan trọng với cuộc sống hiện đại ngày nay.</w:t>
      </w:r>
    </w:p>
    <w:p w14:paraId="59DCC547" w14:textId="6DE71722" w:rsidR="000944C7" w:rsidRPr="0030019A" w:rsidRDefault="000944C7" w:rsidP="000944C7">
      <w:pPr>
        <w:pStyle w:val="BodyText0"/>
        <w:spacing w:before="168" w:line="360" w:lineRule="auto"/>
        <w:ind w:left="720" w:right="819" w:firstLine="432"/>
        <w:jc w:val="both"/>
        <w:rPr>
          <w:lang w:val="en-US"/>
        </w:rPr>
      </w:pPr>
      <w:r>
        <w:t>Với đề tài</w:t>
      </w:r>
      <w:r>
        <w:rPr>
          <w:lang w:val="en-US"/>
        </w:rPr>
        <w:t xml:space="preserve"> </w:t>
      </w:r>
      <w:r>
        <w:t>“</w:t>
      </w:r>
      <w:r w:rsidR="0030019A">
        <w:rPr>
          <w:lang w:val="en-US"/>
        </w:rPr>
        <w:t>Ứng dụng quản lý mua bán gói tập phòng tập gym</w:t>
      </w:r>
      <w:r>
        <w:t xml:space="preserve">”, em xin đưa ra </w:t>
      </w:r>
      <w:r>
        <w:rPr>
          <w:spacing w:val="-8"/>
        </w:rPr>
        <w:t xml:space="preserve">những </w:t>
      </w:r>
      <w:r>
        <w:t>nghiên</w:t>
      </w:r>
      <w:r>
        <w:rPr>
          <w:spacing w:val="-10"/>
        </w:rPr>
        <w:t xml:space="preserve"> </w:t>
      </w:r>
      <w:r>
        <w:t>cứu</w:t>
      </w:r>
      <w:r>
        <w:rPr>
          <w:spacing w:val="-10"/>
        </w:rPr>
        <w:t xml:space="preserve"> </w:t>
      </w:r>
      <w:r>
        <w:t>về</w:t>
      </w:r>
      <w:r>
        <w:rPr>
          <w:spacing w:val="-9"/>
        </w:rPr>
        <w:t xml:space="preserve"> hệ </w:t>
      </w:r>
      <w:r>
        <w:t>thống</w:t>
      </w:r>
      <w:r>
        <w:rPr>
          <w:spacing w:val="-10"/>
        </w:rPr>
        <w:t xml:space="preserve"> </w:t>
      </w:r>
      <w:r w:rsidR="0030019A">
        <w:t>quản lý sức khỏe</w:t>
      </w:r>
      <w:r w:rsidRPr="005E281B">
        <w:rPr>
          <w:spacing w:val="-9"/>
        </w:rPr>
        <w:t xml:space="preserve"> và </w:t>
      </w:r>
      <w:r>
        <w:t>đưa</w:t>
      </w:r>
      <w:r>
        <w:rPr>
          <w:spacing w:val="-9"/>
        </w:rPr>
        <w:t xml:space="preserve"> </w:t>
      </w:r>
      <w:r>
        <w:t>ra</w:t>
      </w:r>
      <w:r>
        <w:rPr>
          <w:spacing w:val="-10"/>
        </w:rPr>
        <w:t xml:space="preserve"> </w:t>
      </w:r>
      <w:r>
        <w:t>chương</w:t>
      </w:r>
      <w:r>
        <w:rPr>
          <w:spacing w:val="-10"/>
        </w:rPr>
        <w:t xml:space="preserve"> </w:t>
      </w:r>
      <w:r>
        <w:t>trình</w:t>
      </w:r>
      <w:r>
        <w:rPr>
          <w:spacing w:val="47"/>
        </w:rPr>
        <w:t xml:space="preserve"> </w:t>
      </w:r>
      <w:r>
        <w:t>áp</w:t>
      </w:r>
      <w:r>
        <w:rPr>
          <w:spacing w:val="-10"/>
        </w:rPr>
        <w:t xml:space="preserve"> </w:t>
      </w:r>
      <w:r>
        <w:t>dụng</w:t>
      </w:r>
      <w:r>
        <w:rPr>
          <w:spacing w:val="-9"/>
        </w:rPr>
        <w:t xml:space="preserve"> </w:t>
      </w:r>
      <w:r>
        <w:t>trực</w:t>
      </w:r>
      <w:r>
        <w:rPr>
          <w:spacing w:val="-10"/>
        </w:rPr>
        <w:t xml:space="preserve"> </w:t>
      </w:r>
      <w:r>
        <w:t>tiếp</w:t>
      </w:r>
      <w:r>
        <w:rPr>
          <w:spacing w:val="-9"/>
        </w:rPr>
        <w:t xml:space="preserve"> </w:t>
      </w:r>
      <w:r>
        <w:t>cho</w:t>
      </w:r>
      <w:r>
        <w:rPr>
          <w:spacing w:val="-10"/>
        </w:rPr>
        <w:t xml:space="preserve"> </w:t>
      </w:r>
      <w:r w:rsidR="0030019A">
        <w:rPr>
          <w:lang w:val="en-US"/>
        </w:rPr>
        <w:t>các phòng tập gym center nhầm quản lý tại các trung tâm fitness tiện lợi hơn cho người tiêu dùng. Đó là ứng dụng “ Fit24 - Fitness and yoga center”</w:t>
      </w:r>
    </w:p>
    <w:p w14:paraId="0589263D" w14:textId="51CEC2AE" w:rsidR="000944C7" w:rsidRDefault="000944C7" w:rsidP="000944C7">
      <w:pPr>
        <w:pStyle w:val="BodyText0"/>
        <w:spacing w:before="167" w:line="360" w:lineRule="auto"/>
        <w:ind w:left="720" w:right="819" w:firstLine="432"/>
        <w:jc w:val="both"/>
      </w:pPr>
      <w:r>
        <w:t>Để đạt được những kết quả như vậy, em xin chân thành cảm ơn khoa</w:t>
      </w:r>
      <w:r w:rsidRPr="005E281B">
        <w:t xml:space="preserve"> công </w:t>
      </w:r>
      <w:r>
        <w:t xml:space="preserve">nghệ </w:t>
      </w:r>
      <w:r>
        <w:rPr>
          <w:spacing w:val="-20"/>
        </w:rPr>
        <w:t>thông tin</w:t>
      </w:r>
      <w:r>
        <w:t xml:space="preserve"> trường</w:t>
      </w:r>
      <w:r w:rsidRPr="001F08C6">
        <w:t xml:space="preserve"> Đại</w:t>
      </w:r>
      <w:r w:rsidRPr="00C40A9E">
        <w:t xml:space="preserve"> học</w:t>
      </w:r>
      <w:r w:rsidRPr="005E281B">
        <w:t xml:space="preserve"> công </w:t>
      </w:r>
      <w:r>
        <w:t>Nghệ TP</w:t>
      </w:r>
      <w:r w:rsidR="00DF0041">
        <w:rPr>
          <w:lang w:val="en-US"/>
        </w:rPr>
        <w:t>.</w:t>
      </w:r>
      <w:r>
        <w:t xml:space="preserve">HCM đã tạo điều kiện cho em được </w:t>
      </w:r>
      <w:r w:rsidRPr="00C40A9E">
        <w:t xml:space="preserve">học </w:t>
      </w:r>
      <w:r>
        <w:t>tập</w:t>
      </w:r>
      <w:r w:rsidRPr="00C40A9E">
        <w:t xml:space="preserve"> </w:t>
      </w:r>
      <w:r w:rsidRPr="005E281B">
        <w:t xml:space="preserve"> và </w:t>
      </w:r>
      <w:r>
        <w:t xml:space="preserve">nghiên </w:t>
      </w:r>
      <w:r>
        <w:rPr>
          <w:spacing w:val="-23"/>
        </w:rPr>
        <w:t xml:space="preserve">cứu, </w:t>
      </w:r>
      <w:r>
        <w:t xml:space="preserve">xin chân thành cảm ơn Thạc sĩ, giảng </w:t>
      </w:r>
      <w:r w:rsidRPr="001F08C6">
        <w:t xml:space="preserve">viên </w:t>
      </w:r>
      <w:r>
        <w:t>Nguyễn Kim Hưng trường</w:t>
      </w:r>
      <w:r w:rsidRPr="001F08C6">
        <w:t xml:space="preserve"> Đại</w:t>
      </w:r>
      <w:r w:rsidRPr="00C40A9E">
        <w:t xml:space="preserve"> học</w:t>
      </w:r>
      <w:r w:rsidRPr="005E281B">
        <w:t xml:space="preserve"> công </w:t>
      </w:r>
      <w:r>
        <w:t>Nghệ TPHCM</w:t>
      </w:r>
      <w:r w:rsidRPr="001F08C6">
        <w:t xml:space="preserve"> là </w:t>
      </w:r>
      <w:r>
        <w:t>người đã trực tiếp tận tình hướng dẫn em hoàn thành đề tài</w:t>
      </w:r>
      <w:r w:rsidRPr="00B85AC9">
        <w:t xml:space="preserve"> này</w:t>
      </w:r>
      <w:r>
        <w:t>, xin chân thành cảm ơn</w:t>
      </w:r>
      <w:r w:rsidRPr="00F16F28">
        <w:t xml:space="preserve"> các</w:t>
      </w:r>
      <w:r>
        <w:t xml:space="preserve"> thầy cô trong Khoa tin</w:t>
      </w:r>
      <w:r w:rsidRPr="00C40A9E">
        <w:t xml:space="preserve"> học</w:t>
      </w:r>
      <w:r>
        <w:t>,</w:t>
      </w:r>
      <w:r w:rsidRPr="00F16F28">
        <w:t xml:space="preserve"> các </w:t>
      </w:r>
      <w:r>
        <w:t xml:space="preserve">bạn bè đã sát cánh bên em giúp em có được </w:t>
      </w:r>
      <w:r>
        <w:rPr>
          <w:spacing w:val="-11"/>
        </w:rPr>
        <w:t xml:space="preserve">những </w:t>
      </w:r>
      <w:r>
        <w:t>kết quả như ngày hôm</w:t>
      </w:r>
      <w:r>
        <w:rPr>
          <w:spacing w:val="-13"/>
        </w:rPr>
        <w:t xml:space="preserve"> </w:t>
      </w:r>
      <w:r>
        <w:t>nay.</w:t>
      </w:r>
    </w:p>
    <w:p w14:paraId="798CA5C8" w14:textId="77777777" w:rsidR="000944C7" w:rsidRDefault="000944C7" w:rsidP="000944C7">
      <w:pPr>
        <w:pStyle w:val="BodyText0"/>
        <w:spacing w:before="170" w:line="360" w:lineRule="auto"/>
        <w:ind w:left="720" w:right="817" w:firstLine="432"/>
        <w:jc w:val="both"/>
      </w:pPr>
      <w:r>
        <w:t xml:space="preserve">Với Sự hạn chế về thời gian cũng như kiến thức, không tránh được </w:t>
      </w:r>
      <w:r>
        <w:rPr>
          <w:spacing w:val="2"/>
        </w:rPr>
        <w:t xml:space="preserve">khỏi </w:t>
      </w:r>
      <w:r>
        <w:t>những thiếu sót</w:t>
      </w:r>
      <w:r w:rsidRPr="005E281B">
        <w:t xml:space="preserve"> và </w:t>
      </w:r>
      <w:r>
        <w:t>sai lầm, mong quý thầy cô cùng</w:t>
      </w:r>
      <w:r w:rsidRPr="00F16F28">
        <w:t xml:space="preserve"> các </w:t>
      </w:r>
      <w:r>
        <w:t>bạn đóng góp ý kiến để em hoàn thiện đề tài một cách tốt hơn.</w:t>
      </w:r>
    </w:p>
    <w:p w14:paraId="23C0EFA1" w14:textId="77777777" w:rsidR="000944C7" w:rsidRDefault="000944C7" w:rsidP="000944C7">
      <w:pPr>
        <w:pStyle w:val="BodyText0"/>
        <w:rPr>
          <w:sz w:val="28"/>
        </w:rPr>
      </w:pPr>
    </w:p>
    <w:p w14:paraId="3BB5C4A3" w14:textId="77777777" w:rsidR="000944C7" w:rsidRDefault="000944C7" w:rsidP="000944C7">
      <w:pPr>
        <w:pStyle w:val="BodyText0"/>
        <w:rPr>
          <w:sz w:val="28"/>
        </w:rPr>
      </w:pPr>
    </w:p>
    <w:p w14:paraId="47457030" w14:textId="77777777" w:rsidR="000944C7" w:rsidRDefault="000944C7" w:rsidP="000944C7">
      <w:pPr>
        <w:pStyle w:val="BodyText0"/>
        <w:rPr>
          <w:sz w:val="28"/>
        </w:rPr>
      </w:pPr>
    </w:p>
    <w:p w14:paraId="4DEDCC82" w14:textId="77777777" w:rsidR="000944C7" w:rsidRDefault="000944C7" w:rsidP="000944C7">
      <w:pPr>
        <w:pStyle w:val="BodyText0"/>
        <w:spacing w:before="9"/>
        <w:rPr>
          <w:sz w:val="37"/>
        </w:rPr>
      </w:pPr>
    </w:p>
    <w:p w14:paraId="36CB86B9" w14:textId="77777777" w:rsidR="000944C7" w:rsidRDefault="000944C7" w:rsidP="000944C7">
      <w:pPr>
        <w:spacing w:before="1"/>
        <w:ind w:left="7201"/>
        <w:rPr>
          <w:i/>
        </w:rPr>
      </w:pPr>
      <w:r>
        <w:rPr>
          <w:i/>
        </w:rPr>
        <w:t>Em xin chân thành cảm ơn.</w:t>
      </w:r>
    </w:p>
    <w:p w14:paraId="38FC2579" w14:textId="77777777" w:rsidR="000944C7" w:rsidRDefault="000944C7" w:rsidP="000944C7">
      <w:pPr>
        <w:sectPr w:rsidR="000944C7" w:rsidSect="000944C7">
          <w:pgSz w:w="11907" w:h="16839" w:code="9"/>
          <w:pgMar w:top="1240" w:right="260" w:bottom="1040" w:left="720" w:header="724" w:footer="845" w:gutter="0"/>
          <w:cols w:space="720"/>
          <w:docGrid w:linePitch="354"/>
        </w:sectPr>
      </w:pPr>
    </w:p>
    <w:p w14:paraId="31F1B5EB" w14:textId="189ADC6E" w:rsidR="00766D0E" w:rsidDel="0036397F" w:rsidRDefault="003A32E2">
      <w:pPr>
        <w:pStyle w:val="Heading1"/>
        <w:rPr>
          <w:del w:id="8" w:author="Nhân Nguyễn" w:date="2019-12-04T10:05:00Z"/>
          <w:noProof/>
        </w:rPr>
        <w:pPrChange w:id="9" w:author="Nhân Nguyễn" w:date="2019-12-04T11:02:00Z">
          <w:pPr>
            <w:pStyle w:val="L1"/>
          </w:pPr>
        </w:pPrChange>
      </w:pPr>
      <w:del w:id="10" w:author="Nhân Nguyễn" w:date="2019-12-04T11:05:00Z">
        <w:r w:rsidDel="00531640">
          <w:lastRenderedPageBreak/>
          <w:delText>MỤC LỤC</w:delText>
        </w:r>
      </w:del>
      <w:bookmarkEnd w:id="6"/>
      <w:del w:id="11" w:author="Nhân Nguyễn" w:date="2019-12-04T10:05:00Z">
        <w:r w:rsidR="00EA1B34" w:rsidDel="0036397F">
          <w:fldChar w:fldCharType="begin"/>
        </w:r>
        <w:r w:rsidR="00EA1B34" w:rsidDel="0036397F">
          <w:delInstrText xml:space="preserve"> TOC \h \z \t "L1,1,L2,2,L3,3,L4,4" </w:delInstrText>
        </w:r>
        <w:r w:rsidR="00EA1B34" w:rsidDel="0036397F">
          <w:fldChar w:fldCharType="separate"/>
        </w:r>
      </w:del>
    </w:p>
    <w:p w14:paraId="4FBBD2D8" w14:textId="1F5601DD" w:rsidR="00766D0E" w:rsidDel="0036397F" w:rsidRDefault="0036397F">
      <w:pPr>
        <w:pStyle w:val="Heading1"/>
        <w:rPr>
          <w:del w:id="12" w:author="Nhân Nguyễn" w:date="2019-12-04T10:05:00Z"/>
          <w:rFonts w:eastAsiaTheme="minorEastAsia" w:cstheme="minorBidi"/>
          <w:noProof/>
          <w:sz w:val="22"/>
          <w:szCs w:val="22"/>
        </w:rPr>
        <w:pPrChange w:id="13" w:author="Nhân Nguyễn" w:date="2019-12-04T11:02:00Z">
          <w:pPr>
            <w:pStyle w:val="TOC1"/>
            <w:tabs>
              <w:tab w:val="right" w:leader="dot" w:pos="9046"/>
            </w:tabs>
          </w:pPr>
        </w:pPrChange>
      </w:pPr>
      <w:del w:id="14" w:author="Nhân Nguyễn" w:date="2019-12-04T10:05:00Z">
        <w:r w:rsidDel="0036397F">
          <w:rPr>
            <w:b w:val="0"/>
          </w:rPr>
          <w:fldChar w:fldCharType="begin"/>
        </w:r>
        <w:r w:rsidDel="0036397F">
          <w:delInstrText xml:space="preserve"> HYPERLINK \l "_Toc26280264" </w:delInstrText>
        </w:r>
        <w:r w:rsidDel="0036397F">
          <w:rPr>
            <w:b w:val="0"/>
          </w:rPr>
          <w:fldChar w:fldCharType="separate"/>
        </w:r>
        <w:r w:rsidR="00766D0E" w:rsidRPr="001259E4" w:rsidDel="0036397F">
          <w:rPr>
            <w:rStyle w:val="Hyperlink"/>
            <w:noProof/>
          </w:rPr>
          <w:delText>MỤC LỤC</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_Toc26280264 \h </w:delInstrText>
        </w:r>
        <w:r w:rsidR="00766D0E" w:rsidDel="0036397F">
          <w:rPr>
            <w:b w:val="0"/>
            <w:noProof/>
            <w:webHidden/>
          </w:rPr>
        </w:r>
        <w:r w:rsidR="00766D0E" w:rsidDel="0036397F">
          <w:rPr>
            <w:b w:val="0"/>
            <w:noProof/>
            <w:webHidden/>
          </w:rPr>
          <w:fldChar w:fldCharType="separate"/>
        </w:r>
        <w:r w:rsidR="00766D0E" w:rsidDel="0036397F">
          <w:rPr>
            <w:noProof/>
            <w:webHidden/>
          </w:rPr>
          <w:delText>1</w:delText>
        </w:r>
        <w:r w:rsidR="00766D0E" w:rsidDel="0036397F">
          <w:rPr>
            <w:b w:val="0"/>
            <w:noProof/>
            <w:webHidden/>
          </w:rPr>
          <w:fldChar w:fldCharType="end"/>
        </w:r>
        <w:r w:rsidDel="0036397F">
          <w:rPr>
            <w:b w:val="0"/>
            <w:noProof/>
          </w:rPr>
          <w:fldChar w:fldCharType="end"/>
        </w:r>
      </w:del>
    </w:p>
    <w:p w14:paraId="739489F3" w14:textId="42C84632" w:rsidR="00766D0E" w:rsidDel="0036397F" w:rsidRDefault="0036397F">
      <w:pPr>
        <w:pStyle w:val="Heading1"/>
        <w:rPr>
          <w:del w:id="15" w:author="Nhân Nguyễn" w:date="2019-12-04T10:05:00Z"/>
          <w:rFonts w:eastAsiaTheme="minorEastAsia" w:cstheme="minorBidi"/>
          <w:noProof/>
          <w:sz w:val="22"/>
          <w:szCs w:val="22"/>
        </w:rPr>
        <w:pPrChange w:id="16" w:author="Nhân Nguyễn" w:date="2019-12-04T11:02:00Z">
          <w:pPr>
            <w:pStyle w:val="TOC1"/>
            <w:tabs>
              <w:tab w:val="right" w:leader="dot" w:pos="9046"/>
            </w:tabs>
          </w:pPr>
        </w:pPrChange>
      </w:pPr>
      <w:del w:id="17" w:author="Nhân Nguyễn" w:date="2019-12-04T10:05:00Z">
        <w:r w:rsidDel="0036397F">
          <w:rPr>
            <w:b w:val="0"/>
          </w:rPr>
          <w:fldChar w:fldCharType="begin"/>
        </w:r>
        <w:r w:rsidDel="0036397F">
          <w:delInstrText xml:space="preserve"> HYPERLINK \l "_Toc26280265" </w:delInstrText>
        </w:r>
        <w:r w:rsidDel="0036397F">
          <w:rPr>
            <w:b w:val="0"/>
          </w:rPr>
          <w:fldChar w:fldCharType="separate"/>
        </w:r>
        <w:r w:rsidR="00766D0E" w:rsidRPr="001259E4" w:rsidDel="0036397F">
          <w:rPr>
            <w:rStyle w:val="Hyperlink"/>
            <w:noProof/>
          </w:rPr>
          <w:delText>MỤC LỤC HÌNH ẢNH</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_Toc26280265 \h </w:delInstrText>
        </w:r>
        <w:r w:rsidR="00766D0E" w:rsidDel="0036397F">
          <w:rPr>
            <w:b w:val="0"/>
            <w:noProof/>
            <w:webHidden/>
          </w:rPr>
        </w:r>
        <w:r w:rsidR="00766D0E" w:rsidDel="0036397F">
          <w:rPr>
            <w:b w:val="0"/>
            <w:noProof/>
            <w:webHidden/>
          </w:rPr>
          <w:fldChar w:fldCharType="separate"/>
        </w:r>
        <w:r w:rsidR="00766D0E" w:rsidDel="0036397F">
          <w:rPr>
            <w:noProof/>
            <w:webHidden/>
          </w:rPr>
          <w:delText>3</w:delText>
        </w:r>
        <w:r w:rsidR="00766D0E" w:rsidDel="0036397F">
          <w:rPr>
            <w:b w:val="0"/>
            <w:noProof/>
            <w:webHidden/>
          </w:rPr>
          <w:fldChar w:fldCharType="end"/>
        </w:r>
        <w:r w:rsidDel="0036397F">
          <w:rPr>
            <w:b w:val="0"/>
            <w:noProof/>
          </w:rPr>
          <w:fldChar w:fldCharType="end"/>
        </w:r>
      </w:del>
    </w:p>
    <w:p w14:paraId="247D152F" w14:textId="48B6F968" w:rsidR="00766D0E" w:rsidDel="0036397F" w:rsidRDefault="0036397F">
      <w:pPr>
        <w:pStyle w:val="Heading1"/>
        <w:rPr>
          <w:del w:id="18" w:author="Nhân Nguyễn" w:date="2019-12-04T10:05:00Z"/>
          <w:rFonts w:eastAsiaTheme="minorEastAsia" w:cstheme="minorBidi"/>
          <w:noProof/>
          <w:sz w:val="22"/>
          <w:szCs w:val="22"/>
        </w:rPr>
        <w:pPrChange w:id="19" w:author="Nhân Nguyễn" w:date="2019-12-04T11:02:00Z">
          <w:pPr>
            <w:pStyle w:val="TOC1"/>
            <w:tabs>
              <w:tab w:val="right" w:leader="dot" w:pos="9046"/>
            </w:tabs>
          </w:pPr>
        </w:pPrChange>
      </w:pPr>
      <w:del w:id="20" w:author="Nhân Nguyễn" w:date="2019-12-04T10:05:00Z">
        <w:r w:rsidDel="0036397F">
          <w:rPr>
            <w:b w:val="0"/>
          </w:rPr>
          <w:fldChar w:fldCharType="begin"/>
        </w:r>
        <w:r w:rsidDel="0036397F">
          <w:delInstrText xml:space="preserve"> HYPERLINK \l "_Toc26280266" </w:delInstrText>
        </w:r>
        <w:r w:rsidDel="0036397F">
          <w:rPr>
            <w:b w:val="0"/>
          </w:rPr>
          <w:fldChar w:fldCharType="separate"/>
        </w:r>
        <w:r w:rsidR="00766D0E" w:rsidRPr="001259E4" w:rsidDel="0036397F">
          <w:rPr>
            <w:rStyle w:val="Hyperlink"/>
            <w:noProof/>
          </w:rPr>
          <w:delText>Chương 1: TỔNG QUAN</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_Toc26280266 \h </w:delInstrText>
        </w:r>
        <w:r w:rsidR="00766D0E" w:rsidDel="0036397F">
          <w:rPr>
            <w:b w:val="0"/>
            <w:noProof/>
            <w:webHidden/>
          </w:rPr>
        </w:r>
        <w:r w:rsidR="00766D0E" w:rsidDel="0036397F">
          <w:rPr>
            <w:b w:val="0"/>
            <w:noProof/>
            <w:webHidden/>
          </w:rPr>
          <w:fldChar w:fldCharType="separate"/>
        </w:r>
        <w:r w:rsidR="00766D0E" w:rsidDel="0036397F">
          <w:rPr>
            <w:noProof/>
            <w:webHidden/>
          </w:rPr>
          <w:delText>4</w:delText>
        </w:r>
        <w:r w:rsidR="00766D0E" w:rsidDel="0036397F">
          <w:rPr>
            <w:b w:val="0"/>
            <w:noProof/>
            <w:webHidden/>
          </w:rPr>
          <w:fldChar w:fldCharType="end"/>
        </w:r>
        <w:r w:rsidDel="0036397F">
          <w:rPr>
            <w:b w:val="0"/>
            <w:noProof/>
          </w:rPr>
          <w:fldChar w:fldCharType="end"/>
        </w:r>
      </w:del>
    </w:p>
    <w:p w14:paraId="6DA260BF" w14:textId="60D1DC40" w:rsidR="00766D0E" w:rsidDel="0036397F" w:rsidRDefault="0036397F">
      <w:pPr>
        <w:pStyle w:val="Heading1"/>
        <w:rPr>
          <w:del w:id="21" w:author="Nhân Nguyễn" w:date="2019-12-04T10:05:00Z"/>
          <w:rFonts w:eastAsiaTheme="minorEastAsia" w:cstheme="minorBidi"/>
          <w:noProof/>
          <w:sz w:val="22"/>
          <w:szCs w:val="22"/>
        </w:rPr>
        <w:pPrChange w:id="22" w:author="Nhân Nguyễn" w:date="2019-12-04T11:02:00Z">
          <w:pPr>
            <w:pStyle w:val="TOC2"/>
            <w:tabs>
              <w:tab w:val="right" w:leader="dot" w:pos="9046"/>
            </w:tabs>
          </w:pPr>
        </w:pPrChange>
      </w:pPr>
      <w:del w:id="23" w:author="Nhân Nguyễn" w:date="2019-12-04T10:05:00Z">
        <w:r w:rsidDel="0036397F">
          <w:rPr>
            <w:b w:val="0"/>
          </w:rPr>
          <w:fldChar w:fldCharType="begin"/>
        </w:r>
        <w:r w:rsidDel="0036397F">
          <w:delInstrText xml:space="preserve"> HYPERLINK \l "_Toc26280267" </w:delInstrText>
        </w:r>
        <w:r w:rsidDel="0036397F">
          <w:rPr>
            <w:b w:val="0"/>
          </w:rPr>
          <w:fldChar w:fldCharType="separate"/>
        </w:r>
        <w:r w:rsidR="00766D0E" w:rsidRPr="001259E4" w:rsidDel="0036397F">
          <w:rPr>
            <w:rStyle w:val="Hyperlink"/>
            <w:noProof/>
          </w:rPr>
          <w:delText>1.1 GIỚI THIỆU ĐỀ TÀI</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_Toc26280267 \h </w:delInstrText>
        </w:r>
        <w:r w:rsidR="00766D0E" w:rsidDel="0036397F">
          <w:rPr>
            <w:b w:val="0"/>
            <w:noProof/>
            <w:webHidden/>
          </w:rPr>
        </w:r>
        <w:r w:rsidR="00766D0E" w:rsidDel="0036397F">
          <w:rPr>
            <w:b w:val="0"/>
            <w:noProof/>
            <w:webHidden/>
          </w:rPr>
          <w:fldChar w:fldCharType="separate"/>
        </w:r>
        <w:r w:rsidR="00766D0E" w:rsidDel="0036397F">
          <w:rPr>
            <w:noProof/>
            <w:webHidden/>
          </w:rPr>
          <w:delText>4</w:delText>
        </w:r>
        <w:r w:rsidR="00766D0E" w:rsidDel="0036397F">
          <w:rPr>
            <w:b w:val="0"/>
            <w:noProof/>
            <w:webHidden/>
          </w:rPr>
          <w:fldChar w:fldCharType="end"/>
        </w:r>
        <w:r w:rsidDel="0036397F">
          <w:rPr>
            <w:b w:val="0"/>
            <w:noProof/>
          </w:rPr>
          <w:fldChar w:fldCharType="end"/>
        </w:r>
      </w:del>
    </w:p>
    <w:p w14:paraId="096673D4" w14:textId="640A37CB" w:rsidR="00766D0E" w:rsidDel="0036397F" w:rsidRDefault="0036397F">
      <w:pPr>
        <w:pStyle w:val="Heading1"/>
        <w:rPr>
          <w:del w:id="24" w:author="Nhân Nguyễn" w:date="2019-12-04T10:05:00Z"/>
          <w:rFonts w:eastAsiaTheme="minorEastAsia" w:cstheme="minorBidi"/>
          <w:noProof/>
          <w:sz w:val="22"/>
          <w:szCs w:val="22"/>
        </w:rPr>
        <w:pPrChange w:id="25" w:author="Nhân Nguyễn" w:date="2019-12-04T11:02:00Z">
          <w:pPr>
            <w:pStyle w:val="TOC2"/>
            <w:tabs>
              <w:tab w:val="right" w:leader="dot" w:pos="9046"/>
            </w:tabs>
          </w:pPr>
        </w:pPrChange>
      </w:pPr>
      <w:del w:id="26" w:author="Nhân Nguyễn" w:date="2019-12-04T10:05:00Z">
        <w:r w:rsidDel="0036397F">
          <w:rPr>
            <w:b w:val="0"/>
          </w:rPr>
          <w:fldChar w:fldCharType="begin"/>
        </w:r>
        <w:r w:rsidDel="0036397F">
          <w:delInstrText xml:space="preserve"> HYPERLINK \l "_Toc26280268" </w:delInstrText>
        </w:r>
        <w:r w:rsidDel="0036397F">
          <w:rPr>
            <w:b w:val="0"/>
          </w:rPr>
          <w:fldChar w:fldCharType="separate"/>
        </w:r>
        <w:r w:rsidR="00766D0E" w:rsidRPr="001259E4" w:rsidDel="0036397F">
          <w:rPr>
            <w:rStyle w:val="Hyperlink"/>
            <w:noProof/>
          </w:rPr>
          <w:delText>1.2 ĐỐI TƯỢNG VÀ PHẠM VI NGHIÊN CỨU</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_Toc26280268 \h </w:delInstrText>
        </w:r>
        <w:r w:rsidR="00766D0E" w:rsidDel="0036397F">
          <w:rPr>
            <w:b w:val="0"/>
            <w:noProof/>
            <w:webHidden/>
          </w:rPr>
        </w:r>
        <w:r w:rsidR="00766D0E" w:rsidDel="0036397F">
          <w:rPr>
            <w:b w:val="0"/>
            <w:noProof/>
            <w:webHidden/>
          </w:rPr>
          <w:fldChar w:fldCharType="separate"/>
        </w:r>
        <w:r w:rsidR="00766D0E" w:rsidDel="0036397F">
          <w:rPr>
            <w:noProof/>
            <w:webHidden/>
          </w:rPr>
          <w:delText>5</w:delText>
        </w:r>
        <w:r w:rsidR="00766D0E" w:rsidDel="0036397F">
          <w:rPr>
            <w:b w:val="0"/>
            <w:noProof/>
            <w:webHidden/>
          </w:rPr>
          <w:fldChar w:fldCharType="end"/>
        </w:r>
        <w:r w:rsidDel="0036397F">
          <w:rPr>
            <w:b w:val="0"/>
            <w:noProof/>
          </w:rPr>
          <w:fldChar w:fldCharType="end"/>
        </w:r>
      </w:del>
    </w:p>
    <w:p w14:paraId="3A7649FB" w14:textId="164AA690" w:rsidR="00766D0E" w:rsidDel="0036397F" w:rsidRDefault="0036397F">
      <w:pPr>
        <w:pStyle w:val="Heading1"/>
        <w:rPr>
          <w:del w:id="27" w:author="Nhân Nguyễn" w:date="2019-12-04T10:05:00Z"/>
          <w:rFonts w:eastAsiaTheme="minorEastAsia" w:cstheme="minorBidi"/>
          <w:noProof/>
          <w:sz w:val="22"/>
          <w:szCs w:val="22"/>
        </w:rPr>
        <w:pPrChange w:id="28" w:author="Nhân Nguyễn" w:date="2019-12-04T11:02:00Z">
          <w:pPr>
            <w:pStyle w:val="TOC2"/>
            <w:tabs>
              <w:tab w:val="right" w:leader="dot" w:pos="9046"/>
            </w:tabs>
          </w:pPr>
        </w:pPrChange>
      </w:pPr>
      <w:del w:id="29" w:author="Nhân Nguyễn" w:date="2019-12-04T10:05:00Z">
        <w:r w:rsidDel="0036397F">
          <w:rPr>
            <w:b w:val="0"/>
          </w:rPr>
          <w:fldChar w:fldCharType="begin"/>
        </w:r>
        <w:r w:rsidDel="0036397F">
          <w:delInstrText xml:space="preserve"> HYPERLINK \l "_Toc26280269" </w:delInstrText>
        </w:r>
        <w:r w:rsidDel="0036397F">
          <w:rPr>
            <w:b w:val="0"/>
          </w:rPr>
          <w:fldChar w:fldCharType="separate"/>
        </w:r>
        <w:r w:rsidR="00766D0E" w:rsidRPr="001259E4" w:rsidDel="0036397F">
          <w:rPr>
            <w:rStyle w:val="Hyperlink"/>
            <w:noProof/>
          </w:rPr>
          <w:delText>1.3 MỤC TIÊU ĐỀ TÀI</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_Toc26280269 \h </w:delInstrText>
        </w:r>
        <w:r w:rsidR="00766D0E" w:rsidDel="0036397F">
          <w:rPr>
            <w:b w:val="0"/>
            <w:noProof/>
            <w:webHidden/>
          </w:rPr>
        </w:r>
        <w:r w:rsidR="00766D0E" w:rsidDel="0036397F">
          <w:rPr>
            <w:b w:val="0"/>
            <w:noProof/>
            <w:webHidden/>
          </w:rPr>
          <w:fldChar w:fldCharType="separate"/>
        </w:r>
        <w:r w:rsidR="00766D0E" w:rsidDel="0036397F">
          <w:rPr>
            <w:noProof/>
            <w:webHidden/>
          </w:rPr>
          <w:delText>5</w:delText>
        </w:r>
        <w:r w:rsidR="00766D0E" w:rsidDel="0036397F">
          <w:rPr>
            <w:b w:val="0"/>
            <w:noProof/>
            <w:webHidden/>
          </w:rPr>
          <w:fldChar w:fldCharType="end"/>
        </w:r>
        <w:r w:rsidDel="0036397F">
          <w:rPr>
            <w:b w:val="0"/>
            <w:noProof/>
          </w:rPr>
          <w:fldChar w:fldCharType="end"/>
        </w:r>
      </w:del>
    </w:p>
    <w:p w14:paraId="67010456" w14:textId="35584B10" w:rsidR="00766D0E" w:rsidDel="0036397F" w:rsidRDefault="0036397F">
      <w:pPr>
        <w:pStyle w:val="Heading1"/>
        <w:rPr>
          <w:del w:id="30" w:author="Nhân Nguyễn" w:date="2019-12-04T10:05:00Z"/>
          <w:rFonts w:eastAsiaTheme="minorEastAsia" w:cstheme="minorBidi"/>
          <w:noProof/>
          <w:sz w:val="22"/>
          <w:szCs w:val="22"/>
        </w:rPr>
        <w:pPrChange w:id="31" w:author="Nhân Nguyễn" w:date="2019-12-04T11:02:00Z">
          <w:pPr>
            <w:pStyle w:val="TOC3"/>
            <w:tabs>
              <w:tab w:val="right" w:leader="dot" w:pos="9046"/>
            </w:tabs>
          </w:pPr>
        </w:pPrChange>
      </w:pPr>
      <w:del w:id="32" w:author="Nhân Nguyễn" w:date="2019-12-04T10:05:00Z">
        <w:r w:rsidDel="0036397F">
          <w:rPr>
            <w:b w:val="0"/>
          </w:rPr>
          <w:fldChar w:fldCharType="begin"/>
        </w:r>
        <w:r w:rsidDel="0036397F">
          <w:delInstrText xml:space="preserve"> HYPERLINK \l "_Toc26280270" </w:delInstrText>
        </w:r>
        <w:r w:rsidDel="0036397F">
          <w:rPr>
            <w:b w:val="0"/>
          </w:rPr>
          <w:fldChar w:fldCharType="separate"/>
        </w:r>
        <w:r w:rsidR="00766D0E" w:rsidRPr="001259E4" w:rsidDel="0036397F">
          <w:rPr>
            <w:rStyle w:val="Hyperlink"/>
            <w:noProof/>
          </w:rPr>
          <w:delText>1.3.1 Chức năng người dùng</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_Toc26280270 \h </w:delInstrText>
        </w:r>
        <w:r w:rsidR="00766D0E" w:rsidDel="0036397F">
          <w:rPr>
            <w:b w:val="0"/>
            <w:noProof/>
            <w:webHidden/>
          </w:rPr>
        </w:r>
        <w:r w:rsidR="00766D0E" w:rsidDel="0036397F">
          <w:rPr>
            <w:b w:val="0"/>
            <w:noProof/>
            <w:webHidden/>
          </w:rPr>
          <w:fldChar w:fldCharType="separate"/>
        </w:r>
        <w:r w:rsidR="00766D0E" w:rsidDel="0036397F">
          <w:rPr>
            <w:noProof/>
            <w:webHidden/>
          </w:rPr>
          <w:delText>5</w:delText>
        </w:r>
        <w:r w:rsidR="00766D0E" w:rsidDel="0036397F">
          <w:rPr>
            <w:b w:val="0"/>
            <w:noProof/>
            <w:webHidden/>
          </w:rPr>
          <w:fldChar w:fldCharType="end"/>
        </w:r>
        <w:r w:rsidDel="0036397F">
          <w:rPr>
            <w:b w:val="0"/>
            <w:noProof/>
          </w:rPr>
          <w:fldChar w:fldCharType="end"/>
        </w:r>
      </w:del>
    </w:p>
    <w:p w14:paraId="2D10557F" w14:textId="17559AEA" w:rsidR="00766D0E" w:rsidDel="0036397F" w:rsidRDefault="0036397F">
      <w:pPr>
        <w:pStyle w:val="Heading1"/>
        <w:rPr>
          <w:del w:id="33" w:author="Nhân Nguyễn" w:date="2019-12-04T10:05:00Z"/>
          <w:rFonts w:eastAsiaTheme="minorEastAsia" w:cstheme="minorBidi"/>
          <w:noProof/>
          <w:sz w:val="22"/>
          <w:szCs w:val="22"/>
        </w:rPr>
        <w:pPrChange w:id="34" w:author="Nhân Nguyễn" w:date="2019-12-04T11:02:00Z">
          <w:pPr>
            <w:pStyle w:val="TOC3"/>
            <w:tabs>
              <w:tab w:val="right" w:leader="dot" w:pos="9046"/>
            </w:tabs>
          </w:pPr>
        </w:pPrChange>
      </w:pPr>
      <w:del w:id="35" w:author="Nhân Nguyễn" w:date="2019-12-04T10:05:00Z">
        <w:r w:rsidDel="0036397F">
          <w:rPr>
            <w:b w:val="0"/>
          </w:rPr>
          <w:fldChar w:fldCharType="begin"/>
        </w:r>
        <w:r w:rsidDel="0036397F">
          <w:delInstrText xml:space="preserve"> HYPERLINK \l "_Toc26280271" </w:delInstrText>
        </w:r>
        <w:r w:rsidDel="0036397F">
          <w:rPr>
            <w:b w:val="0"/>
          </w:rPr>
          <w:fldChar w:fldCharType="separate"/>
        </w:r>
        <w:r w:rsidR="00766D0E" w:rsidRPr="001259E4" w:rsidDel="0036397F">
          <w:rPr>
            <w:rStyle w:val="Hyperlink"/>
            <w:noProof/>
          </w:rPr>
          <w:delText>1.3.2 Chức năng quản trị:</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_Toc26280271 \h </w:delInstrText>
        </w:r>
        <w:r w:rsidR="00766D0E" w:rsidDel="0036397F">
          <w:rPr>
            <w:b w:val="0"/>
            <w:noProof/>
            <w:webHidden/>
          </w:rPr>
        </w:r>
        <w:r w:rsidR="00766D0E" w:rsidDel="0036397F">
          <w:rPr>
            <w:b w:val="0"/>
            <w:noProof/>
            <w:webHidden/>
          </w:rPr>
          <w:fldChar w:fldCharType="separate"/>
        </w:r>
        <w:r w:rsidR="00766D0E" w:rsidDel="0036397F">
          <w:rPr>
            <w:noProof/>
            <w:webHidden/>
          </w:rPr>
          <w:delText>6</w:delText>
        </w:r>
        <w:r w:rsidR="00766D0E" w:rsidDel="0036397F">
          <w:rPr>
            <w:b w:val="0"/>
            <w:noProof/>
            <w:webHidden/>
          </w:rPr>
          <w:fldChar w:fldCharType="end"/>
        </w:r>
        <w:r w:rsidDel="0036397F">
          <w:rPr>
            <w:b w:val="0"/>
            <w:noProof/>
          </w:rPr>
          <w:fldChar w:fldCharType="end"/>
        </w:r>
      </w:del>
    </w:p>
    <w:p w14:paraId="66ACC572" w14:textId="63F4B1F5" w:rsidR="00766D0E" w:rsidDel="0036397F" w:rsidRDefault="0036397F">
      <w:pPr>
        <w:pStyle w:val="Heading1"/>
        <w:rPr>
          <w:del w:id="36" w:author="Nhân Nguyễn" w:date="2019-12-04T10:05:00Z"/>
          <w:rFonts w:eastAsiaTheme="minorEastAsia" w:cstheme="minorBidi"/>
          <w:noProof/>
          <w:sz w:val="22"/>
          <w:szCs w:val="22"/>
        </w:rPr>
        <w:pPrChange w:id="37" w:author="Nhân Nguyễn" w:date="2019-12-04T11:02:00Z">
          <w:pPr>
            <w:pStyle w:val="TOC1"/>
            <w:tabs>
              <w:tab w:val="right" w:leader="dot" w:pos="9046"/>
            </w:tabs>
          </w:pPr>
        </w:pPrChange>
      </w:pPr>
      <w:del w:id="38" w:author="Nhân Nguyễn" w:date="2019-12-04T10:05:00Z">
        <w:r w:rsidDel="0036397F">
          <w:rPr>
            <w:b w:val="0"/>
          </w:rPr>
          <w:fldChar w:fldCharType="begin"/>
        </w:r>
        <w:r w:rsidDel="0036397F">
          <w:delInstrText xml:space="preserve"> HYPERLINK \l "_Toc26280272" </w:delInstrText>
        </w:r>
        <w:r w:rsidDel="0036397F">
          <w:rPr>
            <w:b w:val="0"/>
          </w:rPr>
          <w:fldChar w:fldCharType="separate"/>
        </w:r>
        <w:r w:rsidR="00766D0E" w:rsidRPr="001259E4" w:rsidDel="0036397F">
          <w:rPr>
            <w:rStyle w:val="Hyperlink"/>
            <w:noProof/>
          </w:rPr>
          <w:delText>Chương 2: CƠ SỞ LÝ THUYẾT</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_Toc26280272 \h </w:delInstrText>
        </w:r>
        <w:r w:rsidR="00766D0E" w:rsidDel="0036397F">
          <w:rPr>
            <w:b w:val="0"/>
            <w:noProof/>
            <w:webHidden/>
          </w:rPr>
        </w:r>
        <w:r w:rsidR="00766D0E" w:rsidDel="0036397F">
          <w:rPr>
            <w:b w:val="0"/>
            <w:noProof/>
            <w:webHidden/>
          </w:rPr>
          <w:fldChar w:fldCharType="separate"/>
        </w:r>
        <w:r w:rsidR="00766D0E" w:rsidDel="0036397F">
          <w:rPr>
            <w:noProof/>
            <w:webHidden/>
          </w:rPr>
          <w:delText>7</w:delText>
        </w:r>
        <w:r w:rsidR="00766D0E" w:rsidDel="0036397F">
          <w:rPr>
            <w:b w:val="0"/>
            <w:noProof/>
            <w:webHidden/>
          </w:rPr>
          <w:fldChar w:fldCharType="end"/>
        </w:r>
        <w:r w:rsidDel="0036397F">
          <w:rPr>
            <w:b w:val="0"/>
            <w:noProof/>
          </w:rPr>
          <w:fldChar w:fldCharType="end"/>
        </w:r>
      </w:del>
    </w:p>
    <w:p w14:paraId="0D1F9E3A" w14:textId="0DB6276B" w:rsidR="00766D0E" w:rsidDel="0036397F" w:rsidRDefault="0036397F">
      <w:pPr>
        <w:pStyle w:val="Heading1"/>
        <w:rPr>
          <w:del w:id="39" w:author="Nhân Nguyễn" w:date="2019-12-04T10:05:00Z"/>
          <w:rFonts w:eastAsiaTheme="minorEastAsia" w:cstheme="minorBidi"/>
          <w:noProof/>
          <w:sz w:val="22"/>
          <w:szCs w:val="22"/>
        </w:rPr>
        <w:pPrChange w:id="40" w:author="Nhân Nguyễn" w:date="2019-12-04T11:02:00Z">
          <w:pPr>
            <w:pStyle w:val="TOC2"/>
            <w:tabs>
              <w:tab w:val="right" w:leader="dot" w:pos="9046"/>
            </w:tabs>
          </w:pPr>
        </w:pPrChange>
      </w:pPr>
      <w:del w:id="41" w:author="Nhân Nguyễn" w:date="2019-12-04T10:05:00Z">
        <w:r w:rsidDel="0036397F">
          <w:rPr>
            <w:b w:val="0"/>
          </w:rPr>
          <w:fldChar w:fldCharType="begin"/>
        </w:r>
        <w:r w:rsidDel="0036397F">
          <w:delInstrText xml:space="preserve"> HYPERLINK \l "_Toc26280273" </w:delInstrText>
        </w:r>
        <w:r w:rsidDel="0036397F">
          <w:rPr>
            <w:b w:val="0"/>
          </w:rPr>
          <w:fldChar w:fldCharType="separate"/>
        </w:r>
        <w:r w:rsidR="00766D0E" w:rsidRPr="001259E4" w:rsidDel="0036397F">
          <w:rPr>
            <w:rStyle w:val="Hyperlink"/>
            <w:noProof/>
          </w:rPr>
          <w:delText>2.1 THƯƠNG MẠI ĐIỆN TỬ VÀ WEBSITE THƯƠNG MẠI ĐIỆN TỬ</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_Toc26280273 \h </w:delInstrText>
        </w:r>
        <w:r w:rsidR="00766D0E" w:rsidDel="0036397F">
          <w:rPr>
            <w:b w:val="0"/>
            <w:noProof/>
            <w:webHidden/>
          </w:rPr>
        </w:r>
        <w:r w:rsidR="00766D0E" w:rsidDel="0036397F">
          <w:rPr>
            <w:b w:val="0"/>
            <w:noProof/>
            <w:webHidden/>
          </w:rPr>
          <w:fldChar w:fldCharType="separate"/>
        </w:r>
        <w:r w:rsidR="00766D0E" w:rsidDel="0036397F">
          <w:rPr>
            <w:noProof/>
            <w:webHidden/>
          </w:rPr>
          <w:delText>7</w:delText>
        </w:r>
        <w:r w:rsidR="00766D0E" w:rsidDel="0036397F">
          <w:rPr>
            <w:b w:val="0"/>
            <w:noProof/>
            <w:webHidden/>
          </w:rPr>
          <w:fldChar w:fldCharType="end"/>
        </w:r>
        <w:r w:rsidDel="0036397F">
          <w:rPr>
            <w:b w:val="0"/>
            <w:noProof/>
          </w:rPr>
          <w:fldChar w:fldCharType="end"/>
        </w:r>
      </w:del>
    </w:p>
    <w:p w14:paraId="1105DB8F" w14:textId="5CC35A25" w:rsidR="00766D0E" w:rsidDel="0036397F" w:rsidRDefault="0036397F">
      <w:pPr>
        <w:pStyle w:val="Heading1"/>
        <w:rPr>
          <w:del w:id="42" w:author="Nhân Nguyễn" w:date="2019-12-04T10:05:00Z"/>
          <w:rFonts w:eastAsiaTheme="minorEastAsia" w:cstheme="minorBidi"/>
          <w:noProof/>
          <w:sz w:val="22"/>
          <w:szCs w:val="22"/>
        </w:rPr>
        <w:pPrChange w:id="43" w:author="Nhân Nguyễn" w:date="2019-12-04T11:02:00Z">
          <w:pPr>
            <w:pStyle w:val="TOC3"/>
            <w:tabs>
              <w:tab w:val="right" w:leader="dot" w:pos="9046"/>
            </w:tabs>
          </w:pPr>
        </w:pPrChange>
      </w:pPr>
      <w:del w:id="44" w:author="Nhân Nguyễn" w:date="2019-12-04T10:05:00Z">
        <w:r w:rsidDel="0036397F">
          <w:rPr>
            <w:b w:val="0"/>
          </w:rPr>
          <w:fldChar w:fldCharType="begin"/>
        </w:r>
        <w:r w:rsidDel="0036397F">
          <w:delInstrText xml:space="preserve"> HYPERLINK \l "_Toc26280274" </w:delInstrText>
        </w:r>
        <w:r w:rsidDel="0036397F">
          <w:rPr>
            <w:b w:val="0"/>
          </w:rPr>
          <w:fldChar w:fldCharType="separate"/>
        </w:r>
        <w:r w:rsidR="00766D0E" w:rsidRPr="001259E4" w:rsidDel="0036397F">
          <w:rPr>
            <w:rStyle w:val="Hyperlink"/>
            <w:noProof/>
          </w:rPr>
          <w:delText>2.1.1Thương mại điện tử là gì?</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_Toc26280274 \h </w:delInstrText>
        </w:r>
        <w:r w:rsidR="00766D0E" w:rsidDel="0036397F">
          <w:rPr>
            <w:b w:val="0"/>
            <w:noProof/>
            <w:webHidden/>
          </w:rPr>
        </w:r>
        <w:r w:rsidR="00766D0E" w:rsidDel="0036397F">
          <w:rPr>
            <w:b w:val="0"/>
            <w:noProof/>
            <w:webHidden/>
          </w:rPr>
          <w:fldChar w:fldCharType="separate"/>
        </w:r>
        <w:r w:rsidR="00766D0E" w:rsidDel="0036397F">
          <w:rPr>
            <w:noProof/>
            <w:webHidden/>
          </w:rPr>
          <w:delText>7</w:delText>
        </w:r>
        <w:r w:rsidR="00766D0E" w:rsidDel="0036397F">
          <w:rPr>
            <w:b w:val="0"/>
            <w:noProof/>
            <w:webHidden/>
          </w:rPr>
          <w:fldChar w:fldCharType="end"/>
        </w:r>
        <w:r w:rsidDel="0036397F">
          <w:rPr>
            <w:b w:val="0"/>
            <w:noProof/>
          </w:rPr>
          <w:fldChar w:fldCharType="end"/>
        </w:r>
      </w:del>
    </w:p>
    <w:p w14:paraId="28C4B12D" w14:textId="2E782CCC" w:rsidR="00766D0E" w:rsidDel="0036397F" w:rsidRDefault="0036397F">
      <w:pPr>
        <w:pStyle w:val="Heading1"/>
        <w:rPr>
          <w:del w:id="45" w:author="Nhân Nguyễn" w:date="2019-12-04T10:05:00Z"/>
          <w:rFonts w:eastAsiaTheme="minorEastAsia" w:cstheme="minorBidi"/>
          <w:noProof/>
          <w:sz w:val="22"/>
          <w:szCs w:val="22"/>
        </w:rPr>
        <w:pPrChange w:id="46" w:author="Nhân Nguyễn" w:date="2019-12-04T11:02:00Z">
          <w:pPr>
            <w:pStyle w:val="TOC3"/>
            <w:tabs>
              <w:tab w:val="right" w:leader="dot" w:pos="9046"/>
            </w:tabs>
          </w:pPr>
        </w:pPrChange>
      </w:pPr>
      <w:del w:id="47" w:author="Nhân Nguyễn" w:date="2019-12-04T10:05:00Z">
        <w:r w:rsidDel="0036397F">
          <w:rPr>
            <w:b w:val="0"/>
          </w:rPr>
          <w:fldChar w:fldCharType="begin"/>
        </w:r>
        <w:r w:rsidDel="0036397F">
          <w:delInstrText xml:space="preserve"> HYPERLINK \l "_Toc26280275" </w:delInstrText>
        </w:r>
        <w:r w:rsidDel="0036397F">
          <w:rPr>
            <w:b w:val="0"/>
          </w:rPr>
          <w:fldChar w:fldCharType="separate"/>
        </w:r>
        <w:r w:rsidR="00766D0E" w:rsidRPr="001259E4" w:rsidDel="0036397F">
          <w:rPr>
            <w:rStyle w:val="Hyperlink"/>
            <w:noProof/>
          </w:rPr>
          <w:delText>2.1.2 Thương mại điện tử xuất hiện ở Việt Nam khi nào?</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_Toc26280275 \h </w:delInstrText>
        </w:r>
        <w:r w:rsidR="00766D0E" w:rsidDel="0036397F">
          <w:rPr>
            <w:b w:val="0"/>
            <w:noProof/>
            <w:webHidden/>
          </w:rPr>
        </w:r>
        <w:r w:rsidR="00766D0E" w:rsidDel="0036397F">
          <w:rPr>
            <w:b w:val="0"/>
            <w:noProof/>
            <w:webHidden/>
          </w:rPr>
          <w:fldChar w:fldCharType="separate"/>
        </w:r>
        <w:r w:rsidR="00766D0E" w:rsidDel="0036397F">
          <w:rPr>
            <w:noProof/>
            <w:webHidden/>
          </w:rPr>
          <w:delText>7</w:delText>
        </w:r>
        <w:r w:rsidR="00766D0E" w:rsidDel="0036397F">
          <w:rPr>
            <w:b w:val="0"/>
            <w:noProof/>
            <w:webHidden/>
          </w:rPr>
          <w:fldChar w:fldCharType="end"/>
        </w:r>
        <w:r w:rsidDel="0036397F">
          <w:rPr>
            <w:b w:val="0"/>
            <w:noProof/>
          </w:rPr>
          <w:fldChar w:fldCharType="end"/>
        </w:r>
      </w:del>
    </w:p>
    <w:p w14:paraId="1CCDD5FB" w14:textId="4F74FD8E" w:rsidR="00766D0E" w:rsidDel="0036397F" w:rsidRDefault="0036397F">
      <w:pPr>
        <w:pStyle w:val="Heading1"/>
        <w:rPr>
          <w:del w:id="48" w:author="Nhân Nguyễn" w:date="2019-12-04T10:05:00Z"/>
          <w:rFonts w:eastAsiaTheme="minorEastAsia" w:cstheme="minorBidi"/>
          <w:noProof/>
          <w:sz w:val="22"/>
          <w:szCs w:val="22"/>
        </w:rPr>
        <w:pPrChange w:id="49" w:author="Nhân Nguyễn" w:date="2019-12-04T11:02:00Z">
          <w:pPr>
            <w:pStyle w:val="TOC3"/>
            <w:tabs>
              <w:tab w:val="right" w:leader="dot" w:pos="9046"/>
            </w:tabs>
          </w:pPr>
        </w:pPrChange>
      </w:pPr>
      <w:del w:id="50" w:author="Nhân Nguyễn" w:date="2019-12-04T10:05:00Z">
        <w:r w:rsidDel="0036397F">
          <w:rPr>
            <w:b w:val="0"/>
          </w:rPr>
          <w:fldChar w:fldCharType="begin"/>
        </w:r>
        <w:r w:rsidDel="0036397F">
          <w:delInstrText xml:space="preserve"> HYPERLINK \l "_Toc26280276" </w:delInstrText>
        </w:r>
        <w:r w:rsidDel="0036397F">
          <w:rPr>
            <w:b w:val="0"/>
          </w:rPr>
          <w:fldChar w:fldCharType="separate"/>
        </w:r>
        <w:r w:rsidR="00766D0E" w:rsidRPr="001259E4" w:rsidDel="0036397F">
          <w:rPr>
            <w:rStyle w:val="Hyperlink"/>
            <w:noProof/>
          </w:rPr>
          <w:delText>2.2.3 Lợi ích của thương mại điện tử (TMĐT)?</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_Toc26280276 \h </w:delInstrText>
        </w:r>
        <w:r w:rsidR="00766D0E" w:rsidDel="0036397F">
          <w:rPr>
            <w:b w:val="0"/>
            <w:noProof/>
            <w:webHidden/>
          </w:rPr>
        </w:r>
        <w:r w:rsidR="00766D0E" w:rsidDel="0036397F">
          <w:rPr>
            <w:b w:val="0"/>
            <w:noProof/>
            <w:webHidden/>
          </w:rPr>
          <w:fldChar w:fldCharType="separate"/>
        </w:r>
        <w:r w:rsidR="00766D0E" w:rsidDel="0036397F">
          <w:rPr>
            <w:noProof/>
            <w:webHidden/>
          </w:rPr>
          <w:delText>7</w:delText>
        </w:r>
        <w:r w:rsidR="00766D0E" w:rsidDel="0036397F">
          <w:rPr>
            <w:b w:val="0"/>
            <w:noProof/>
            <w:webHidden/>
          </w:rPr>
          <w:fldChar w:fldCharType="end"/>
        </w:r>
        <w:r w:rsidDel="0036397F">
          <w:rPr>
            <w:b w:val="0"/>
            <w:noProof/>
          </w:rPr>
          <w:fldChar w:fldCharType="end"/>
        </w:r>
      </w:del>
    </w:p>
    <w:p w14:paraId="1F96AE5D" w14:textId="6DEC8735" w:rsidR="00766D0E" w:rsidDel="0036397F" w:rsidRDefault="0036397F">
      <w:pPr>
        <w:pStyle w:val="Heading1"/>
        <w:rPr>
          <w:del w:id="51" w:author="Nhân Nguyễn" w:date="2019-12-04T10:05:00Z"/>
          <w:rFonts w:eastAsiaTheme="minorEastAsia" w:cstheme="minorBidi"/>
          <w:noProof/>
          <w:sz w:val="22"/>
          <w:szCs w:val="22"/>
        </w:rPr>
        <w:pPrChange w:id="52" w:author="Nhân Nguyễn" w:date="2019-12-04T11:02:00Z">
          <w:pPr>
            <w:pStyle w:val="TOC3"/>
            <w:tabs>
              <w:tab w:val="right" w:leader="dot" w:pos="9046"/>
            </w:tabs>
          </w:pPr>
        </w:pPrChange>
      </w:pPr>
      <w:del w:id="53" w:author="Nhân Nguyễn" w:date="2019-12-04T10:05:00Z">
        <w:r w:rsidDel="0036397F">
          <w:rPr>
            <w:b w:val="0"/>
          </w:rPr>
          <w:fldChar w:fldCharType="begin"/>
        </w:r>
        <w:r w:rsidDel="0036397F">
          <w:delInstrText xml:space="preserve"> HYPERLINK \l "_Toc26280277" </w:delInstrText>
        </w:r>
        <w:r w:rsidDel="0036397F">
          <w:rPr>
            <w:b w:val="0"/>
          </w:rPr>
          <w:fldChar w:fldCharType="separate"/>
        </w:r>
        <w:r w:rsidR="00766D0E" w:rsidRPr="001259E4" w:rsidDel="0036397F">
          <w:rPr>
            <w:rStyle w:val="Hyperlink"/>
            <w:noProof/>
          </w:rPr>
          <w:delText>2.2.4 Ưu điểm và nhược điểm của thương mại điện tử:</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_Toc26280277 \h </w:delInstrText>
        </w:r>
        <w:r w:rsidR="00766D0E" w:rsidDel="0036397F">
          <w:rPr>
            <w:b w:val="0"/>
            <w:noProof/>
            <w:webHidden/>
          </w:rPr>
        </w:r>
        <w:r w:rsidR="00766D0E" w:rsidDel="0036397F">
          <w:rPr>
            <w:b w:val="0"/>
            <w:noProof/>
            <w:webHidden/>
          </w:rPr>
          <w:fldChar w:fldCharType="separate"/>
        </w:r>
        <w:r w:rsidR="00766D0E" w:rsidDel="0036397F">
          <w:rPr>
            <w:noProof/>
            <w:webHidden/>
          </w:rPr>
          <w:delText>7</w:delText>
        </w:r>
        <w:r w:rsidR="00766D0E" w:rsidDel="0036397F">
          <w:rPr>
            <w:b w:val="0"/>
            <w:noProof/>
            <w:webHidden/>
          </w:rPr>
          <w:fldChar w:fldCharType="end"/>
        </w:r>
        <w:r w:rsidDel="0036397F">
          <w:rPr>
            <w:b w:val="0"/>
            <w:noProof/>
          </w:rPr>
          <w:fldChar w:fldCharType="end"/>
        </w:r>
      </w:del>
    </w:p>
    <w:p w14:paraId="72ABF7C1" w14:textId="4D43B790" w:rsidR="00766D0E" w:rsidDel="0036397F" w:rsidRDefault="0036397F">
      <w:pPr>
        <w:pStyle w:val="Heading1"/>
        <w:rPr>
          <w:del w:id="54" w:author="Nhân Nguyễn" w:date="2019-12-04T10:05:00Z"/>
          <w:rFonts w:eastAsiaTheme="minorEastAsia" w:cstheme="minorBidi"/>
          <w:noProof/>
          <w:sz w:val="22"/>
          <w:szCs w:val="22"/>
        </w:rPr>
        <w:pPrChange w:id="55" w:author="Nhân Nguyễn" w:date="2019-12-04T11:02:00Z">
          <w:pPr>
            <w:pStyle w:val="TOC3"/>
            <w:tabs>
              <w:tab w:val="right" w:leader="dot" w:pos="9046"/>
            </w:tabs>
          </w:pPr>
        </w:pPrChange>
      </w:pPr>
      <w:del w:id="56" w:author="Nhân Nguyễn" w:date="2019-12-04T10:05:00Z">
        <w:r w:rsidDel="0036397F">
          <w:rPr>
            <w:b w:val="0"/>
          </w:rPr>
          <w:fldChar w:fldCharType="begin"/>
        </w:r>
        <w:r w:rsidDel="0036397F">
          <w:delInstrText xml:space="preserve"> HYPERLINK \l "_Toc26280278" </w:delInstrText>
        </w:r>
        <w:r w:rsidDel="0036397F">
          <w:rPr>
            <w:b w:val="0"/>
          </w:rPr>
          <w:fldChar w:fldCharType="separate"/>
        </w:r>
        <w:r w:rsidR="00766D0E" w:rsidRPr="001259E4" w:rsidDel="0036397F">
          <w:rPr>
            <w:rStyle w:val="Hyperlink"/>
            <w:noProof/>
          </w:rPr>
          <w:delText>2.2.5 Website thương mại điện tử là gì?</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_Toc26280278 \h </w:delInstrText>
        </w:r>
        <w:r w:rsidR="00766D0E" w:rsidDel="0036397F">
          <w:rPr>
            <w:b w:val="0"/>
            <w:noProof/>
            <w:webHidden/>
          </w:rPr>
        </w:r>
        <w:r w:rsidR="00766D0E" w:rsidDel="0036397F">
          <w:rPr>
            <w:b w:val="0"/>
            <w:noProof/>
            <w:webHidden/>
          </w:rPr>
          <w:fldChar w:fldCharType="separate"/>
        </w:r>
        <w:r w:rsidR="00766D0E" w:rsidDel="0036397F">
          <w:rPr>
            <w:noProof/>
            <w:webHidden/>
          </w:rPr>
          <w:delText>9</w:delText>
        </w:r>
        <w:r w:rsidR="00766D0E" w:rsidDel="0036397F">
          <w:rPr>
            <w:b w:val="0"/>
            <w:noProof/>
            <w:webHidden/>
          </w:rPr>
          <w:fldChar w:fldCharType="end"/>
        </w:r>
        <w:r w:rsidDel="0036397F">
          <w:rPr>
            <w:b w:val="0"/>
            <w:noProof/>
          </w:rPr>
          <w:fldChar w:fldCharType="end"/>
        </w:r>
      </w:del>
    </w:p>
    <w:p w14:paraId="4A4C9C60" w14:textId="0EBEE02D" w:rsidR="00766D0E" w:rsidDel="0036397F" w:rsidRDefault="0036397F">
      <w:pPr>
        <w:pStyle w:val="Heading1"/>
        <w:rPr>
          <w:del w:id="57" w:author="Nhân Nguyễn" w:date="2019-12-04T10:05:00Z"/>
          <w:rFonts w:eastAsiaTheme="minorEastAsia" w:cstheme="minorBidi"/>
          <w:noProof/>
          <w:sz w:val="22"/>
          <w:szCs w:val="22"/>
        </w:rPr>
        <w:pPrChange w:id="58" w:author="Nhân Nguyễn" w:date="2019-12-04T11:02:00Z">
          <w:pPr>
            <w:pStyle w:val="TOC2"/>
            <w:tabs>
              <w:tab w:val="right" w:leader="dot" w:pos="9046"/>
            </w:tabs>
          </w:pPr>
        </w:pPrChange>
      </w:pPr>
      <w:del w:id="59" w:author="Nhân Nguyễn" w:date="2019-12-04T10:05:00Z">
        <w:r w:rsidDel="0036397F">
          <w:rPr>
            <w:b w:val="0"/>
          </w:rPr>
          <w:fldChar w:fldCharType="begin"/>
        </w:r>
        <w:r w:rsidDel="0036397F">
          <w:delInstrText xml:space="preserve"> HYPERLINK \l "_Toc26280279" </w:delInstrText>
        </w:r>
        <w:r w:rsidDel="0036397F">
          <w:rPr>
            <w:b w:val="0"/>
          </w:rPr>
          <w:fldChar w:fldCharType="separate"/>
        </w:r>
        <w:r w:rsidR="00766D0E" w:rsidRPr="001259E4" w:rsidDel="0036397F">
          <w:rPr>
            <w:rStyle w:val="Hyperlink"/>
            <w:noProof/>
          </w:rPr>
          <w:delText>2.2 CÁC CÔNG NGHỆ - KỸ THUẬT LẬP TRÌNH WEBSITE</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_Toc26280279 \h </w:delInstrText>
        </w:r>
        <w:r w:rsidR="00766D0E" w:rsidDel="0036397F">
          <w:rPr>
            <w:b w:val="0"/>
            <w:noProof/>
            <w:webHidden/>
          </w:rPr>
        </w:r>
        <w:r w:rsidR="00766D0E" w:rsidDel="0036397F">
          <w:rPr>
            <w:b w:val="0"/>
            <w:noProof/>
            <w:webHidden/>
          </w:rPr>
          <w:fldChar w:fldCharType="separate"/>
        </w:r>
        <w:r w:rsidR="00766D0E" w:rsidDel="0036397F">
          <w:rPr>
            <w:noProof/>
            <w:webHidden/>
          </w:rPr>
          <w:delText>9</w:delText>
        </w:r>
        <w:r w:rsidR="00766D0E" w:rsidDel="0036397F">
          <w:rPr>
            <w:b w:val="0"/>
            <w:noProof/>
            <w:webHidden/>
          </w:rPr>
          <w:fldChar w:fldCharType="end"/>
        </w:r>
        <w:r w:rsidDel="0036397F">
          <w:rPr>
            <w:b w:val="0"/>
            <w:noProof/>
          </w:rPr>
          <w:fldChar w:fldCharType="end"/>
        </w:r>
      </w:del>
    </w:p>
    <w:p w14:paraId="7817F30D" w14:textId="0A4AD1D5" w:rsidR="00766D0E" w:rsidDel="0036397F" w:rsidRDefault="0036397F">
      <w:pPr>
        <w:pStyle w:val="Heading1"/>
        <w:rPr>
          <w:del w:id="60" w:author="Nhân Nguyễn" w:date="2019-12-04T10:05:00Z"/>
          <w:rFonts w:eastAsiaTheme="minorEastAsia" w:cstheme="minorBidi"/>
          <w:noProof/>
          <w:sz w:val="22"/>
          <w:szCs w:val="22"/>
        </w:rPr>
        <w:pPrChange w:id="61" w:author="Nhân Nguyễn" w:date="2019-12-04T11:02:00Z">
          <w:pPr>
            <w:pStyle w:val="TOC3"/>
            <w:tabs>
              <w:tab w:val="right" w:leader="dot" w:pos="9046"/>
            </w:tabs>
          </w:pPr>
        </w:pPrChange>
      </w:pPr>
      <w:del w:id="62" w:author="Nhân Nguyễn" w:date="2019-12-04T10:05:00Z">
        <w:r w:rsidDel="0036397F">
          <w:rPr>
            <w:b w:val="0"/>
          </w:rPr>
          <w:fldChar w:fldCharType="begin"/>
        </w:r>
        <w:r w:rsidDel="0036397F">
          <w:delInstrText xml:space="preserve"> HYPERLINK \l "_Toc26280280" </w:delInstrText>
        </w:r>
        <w:r w:rsidDel="0036397F">
          <w:rPr>
            <w:b w:val="0"/>
          </w:rPr>
          <w:fldChar w:fldCharType="separate"/>
        </w:r>
        <w:r w:rsidR="00766D0E" w:rsidRPr="001259E4" w:rsidDel="0036397F">
          <w:rPr>
            <w:rStyle w:val="Hyperlink"/>
            <w:noProof/>
          </w:rPr>
          <w:delText>2.2.1 Tìm hiểu về HTML5</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_Toc26280280 \h </w:delInstrText>
        </w:r>
        <w:r w:rsidR="00766D0E" w:rsidDel="0036397F">
          <w:rPr>
            <w:b w:val="0"/>
            <w:noProof/>
            <w:webHidden/>
          </w:rPr>
        </w:r>
        <w:r w:rsidR="00766D0E" w:rsidDel="0036397F">
          <w:rPr>
            <w:b w:val="0"/>
            <w:noProof/>
            <w:webHidden/>
          </w:rPr>
          <w:fldChar w:fldCharType="separate"/>
        </w:r>
        <w:r w:rsidR="00766D0E" w:rsidDel="0036397F">
          <w:rPr>
            <w:noProof/>
            <w:webHidden/>
          </w:rPr>
          <w:delText>9</w:delText>
        </w:r>
        <w:r w:rsidR="00766D0E" w:rsidDel="0036397F">
          <w:rPr>
            <w:b w:val="0"/>
            <w:noProof/>
            <w:webHidden/>
          </w:rPr>
          <w:fldChar w:fldCharType="end"/>
        </w:r>
        <w:r w:rsidDel="0036397F">
          <w:rPr>
            <w:b w:val="0"/>
            <w:noProof/>
          </w:rPr>
          <w:fldChar w:fldCharType="end"/>
        </w:r>
      </w:del>
    </w:p>
    <w:p w14:paraId="49D4344E" w14:textId="1BF43686" w:rsidR="00766D0E" w:rsidDel="0036397F" w:rsidRDefault="0036397F">
      <w:pPr>
        <w:pStyle w:val="Heading1"/>
        <w:rPr>
          <w:del w:id="63" w:author="Nhân Nguyễn" w:date="2019-12-04T10:05:00Z"/>
          <w:rFonts w:eastAsiaTheme="minorEastAsia" w:cstheme="minorBidi"/>
          <w:noProof/>
          <w:sz w:val="22"/>
          <w:szCs w:val="22"/>
        </w:rPr>
        <w:pPrChange w:id="64" w:author="Nhân Nguyễn" w:date="2019-12-04T11:02:00Z">
          <w:pPr>
            <w:pStyle w:val="TOC4"/>
            <w:tabs>
              <w:tab w:val="right" w:leader="dot" w:pos="9046"/>
            </w:tabs>
          </w:pPr>
        </w:pPrChange>
      </w:pPr>
      <w:del w:id="65" w:author="Nhân Nguyễn" w:date="2019-12-04T10:05:00Z">
        <w:r w:rsidDel="0036397F">
          <w:rPr>
            <w:b w:val="0"/>
          </w:rPr>
          <w:fldChar w:fldCharType="begin"/>
        </w:r>
        <w:r w:rsidDel="0036397F">
          <w:delInstrText xml:space="preserve"> HYPERLINK \l "_Toc26280281" </w:delInstrText>
        </w:r>
        <w:r w:rsidDel="0036397F">
          <w:rPr>
            <w:b w:val="0"/>
          </w:rPr>
          <w:fldChar w:fldCharType="separate"/>
        </w:r>
        <w:r w:rsidR="00766D0E" w:rsidRPr="001259E4" w:rsidDel="0036397F">
          <w:rPr>
            <w:rStyle w:val="Hyperlink"/>
            <w:noProof/>
          </w:rPr>
          <w:delText>2.2.1.1 Khái niệm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_Toc26280281 \h </w:delInstrText>
        </w:r>
        <w:r w:rsidR="00766D0E" w:rsidDel="0036397F">
          <w:rPr>
            <w:b w:val="0"/>
            <w:noProof/>
            <w:webHidden/>
          </w:rPr>
        </w:r>
        <w:r w:rsidR="00766D0E" w:rsidDel="0036397F">
          <w:rPr>
            <w:b w:val="0"/>
            <w:noProof/>
            <w:webHidden/>
          </w:rPr>
          <w:fldChar w:fldCharType="separate"/>
        </w:r>
        <w:r w:rsidR="00766D0E" w:rsidDel="0036397F">
          <w:rPr>
            <w:noProof/>
            <w:webHidden/>
          </w:rPr>
          <w:delText>9</w:delText>
        </w:r>
        <w:r w:rsidR="00766D0E" w:rsidDel="0036397F">
          <w:rPr>
            <w:b w:val="0"/>
            <w:noProof/>
            <w:webHidden/>
          </w:rPr>
          <w:fldChar w:fldCharType="end"/>
        </w:r>
        <w:r w:rsidDel="0036397F">
          <w:rPr>
            <w:b w:val="0"/>
            <w:noProof/>
          </w:rPr>
          <w:fldChar w:fldCharType="end"/>
        </w:r>
      </w:del>
    </w:p>
    <w:p w14:paraId="6CE77477" w14:textId="312E0FE0" w:rsidR="00766D0E" w:rsidDel="0036397F" w:rsidRDefault="0036397F">
      <w:pPr>
        <w:pStyle w:val="Heading1"/>
        <w:rPr>
          <w:del w:id="66" w:author="Nhân Nguyễn" w:date="2019-12-04T10:05:00Z"/>
          <w:rFonts w:eastAsiaTheme="minorEastAsia" w:cstheme="minorBidi"/>
          <w:noProof/>
          <w:sz w:val="22"/>
          <w:szCs w:val="22"/>
        </w:rPr>
        <w:pPrChange w:id="67" w:author="Nhân Nguyễn" w:date="2019-12-04T11:02:00Z">
          <w:pPr>
            <w:pStyle w:val="TOC4"/>
            <w:tabs>
              <w:tab w:val="right" w:leader="dot" w:pos="9046"/>
            </w:tabs>
          </w:pPr>
        </w:pPrChange>
      </w:pPr>
      <w:del w:id="68" w:author="Nhân Nguyễn" w:date="2019-12-04T10:05:00Z">
        <w:r w:rsidDel="0036397F">
          <w:rPr>
            <w:b w:val="0"/>
          </w:rPr>
          <w:fldChar w:fldCharType="begin"/>
        </w:r>
        <w:r w:rsidDel="0036397F">
          <w:delInstrText xml:space="preserve"> HYPERLINK \l "_Toc26280282" </w:delInstrText>
        </w:r>
        <w:r w:rsidDel="0036397F">
          <w:rPr>
            <w:b w:val="0"/>
          </w:rPr>
          <w:fldChar w:fldCharType="separate"/>
        </w:r>
        <w:r w:rsidR="00766D0E" w:rsidRPr="001259E4" w:rsidDel="0036397F">
          <w:rPr>
            <w:rStyle w:val="Hyperlink"/>
            <w:noProof/>
          </w:rPr>
          <w:delText>2.2.1.2 Ưu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_Toc26280282 \h </w:delInstrText>
        </w:r>
        <w:r w:rsidR="00766D0E" w:rsidDel="0036397F">
          <w:rPr>
            <w:b w:val="0"/>
            <w:noProof/>
            <w:webHidden/>
          </w:rPr>
        </w:r>
        <w:r w:rsidR="00766D0E" w:rsidDel="0036397F">
          <w:rPr>
            <w:b w:val="0"/>
            <w:noProof/>
            <w:webHidden/>
          </w:rPr>
          <w:fldChar w:fldCharType="separate"/>
        </w:r>
        <w:r w:rsidR="00766D0E" w:rsidDel="0036397F">
          <w:rPr>
            <w:noProof/>
            <w:webHidden/>
          </w:rPr>
          <w:delText>9</w:delText>
        </w:r>
        <w:r w:rsidR="00766D0E" w:rsidDel="0036397F">
          <w:rPr>
            <w:b w:val="0"/>
            <w:noProof/>
            <w:webHidden/>
          </w:rPr>
          <w:fldChar w:fldCharType="end"/>
        </w:r>
        <w:r w:rsidDel="0036397F">
          <w:rPr>
            <w:b w:val="0"/>
            <w:noProof/>
          </w:rPr>
          <w:fldChar w:fldCharType="end"/>
        </w:r>
      </w:del>
    </w:p>
    <w:p w14:paraId="066BFB29" w14:textId="0CBA3E99" w:rsidR="00766D0E" w:rsidDel="0036397F" w:rsidRDefault="0036397F">
      <w:pPr>
        <w:pStyle w:val="Heading1"/>
        <w:rPr>
          <w:del w:id="69" w:author="Nhân Nguyễn" w:date="2019-12-04T10:05:00Z"/>
          <w:rFonts w:eastAsiaTheme="minorEastAsia" w:cstheme="minorBidi"/>
          <w:noProof/>
          <w:sz w:val="22"/>
          <w:szCs w:val="22"/>
        </w:rPr>
        <w:pPrChange w:id="70" w:author="Nhân Nguyễn" w:date="2019-12-04T11:02:00Z">
          <w:pPr>
            <w:pStyle w:val="TOC4"/>
            <w:tabs>
              <w:tab w:val="right" w:leader="dot" w:pos="9046"/>
            </w:tabs>
          </w:pPr>
        </w:pPrChange>
      </w:pPr>
      <w:del w:id="71" w:author="Nhân Nguyễn" w:date="2019-12-04T10:05:00Z">
        <w:r w:rsidDel="0036397F">
          <w:rPr>
            <w:b w:val="0"/>
          </w:rPr>
          <w:fldChar w:fldCharType="begin"/>
        </w:r>
        <w:r w:rsidDel="0036397F">
          <w:delInstrText xml:space="preserve"> HYPERLINK \l "_Toc26280283" </w:delInstrText>
        </w:r>
        <w:r w:rsidDel="0036397F">
          <w:rPr>
            <w:b w:val="0"/>
          </w:rPr>
          <w:fldChar w:fldCharType="separate"/>
        </w:r>
        <w:r w:rsidR="00766D0E" w:rsidRPr="001259E4" w:rsidDel="0036397F">
          <w:rPr>
            <w:rStyle w:val="Hyperlink"/>
            <w:noProof/>
          </w:rPr>
          <w:delText>2.2.1.3 Nhược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_Toc26280283 \h </w:delInstrText>
        </w:r>
        <w:r w:rsidR="00766D0E" w:rsidDel="0036397F">
          <w:rPr>
            <w:b w:val="0"/>
            <w:noProof/>
            <w:webHidden/>
          </w:rPr>
        </w:r>
        <w:r w:rsidR="00766D0E" w:rsidDel="0036397F">
          <w:rPr>
            <w:b w:val="0"/>
            <w:noProof/>
            <w:webHidden/>
          </w:rPr>
          <w:fldChar w:fldCharType="separate"/>
        </w:r>
        <w:r w:rsidR="00766D0E" w:rsidDel="0036397F">
          <w:rPr>
            <w:noProof/>
            <w:webHidden/>
          </w:rPr>
          <w:delText>10</w:delText>
        </w:r>
        <w:r w:rsidR="00766D0E" w:rsidDel="0036397F">
          <w:rPr>
            <w:b w:val="0"/>
            <w:noProof/>
            <w:webHidden/>
          </w:rPr>
          <w:fldChar w:fldCharType="end"/>
        </w:r>
        <w:r w:rsidDel="0036397F">
          <w:rPr>
            <w:b w:val="0"/>
            <w:noProof/>
          </w:rPr>
          <w:fldChar w:fldCharType="end"/>
        </w:r>
      </w:del>
    </w:p>
    <w:p w14:paraId="778F062B" w14:textId="141E1A85" w:rsidR="00766D0E" w:rsidDel="0036397F" w:rsidRDefault="0036397F">
      <w:pPr>
        <w:pStyle w:val="Heading1"/>
        <w:rPr>
          <w:del w:id="72" w:author="Nhân Nguyễn" w:date="2019-12-04T10:05:00Z"/>
          <w:rFonts w:eastAsiaTheme="minorEastAsia" w:cstheme="minorBidi"/>
          <w:noProof/>
          <w:sz w:val="22"/>
          <w:szCs w:val="22"/>
        </w:rPr>
        <w:pPrChange w:id="73" w:author="Nhân Nguyễn" w:date="2019-12-04T11:02:00Z">
          <w:pPr>
            <w:pStyle w:val="TOC3"/>
            <w:tabs>
              <w:tab w:val="right" w:leader="dot" w:pos="9046"/>
            </w:tabs>
          </w:pPr>
        </w:pPrChange>
      </w:pPr>
      <w:del w:id="74" w:author="Nhân Nguyễn" w:date="2019-12-04T10:05:00Z">
        <w:r w:rsidDel="0036397F">
          <w:rPr>
            <w:b w:val="0"/>
          </w:rPr>
          <w:fldChar w:fldCharType="begin"/>
        </w:r>
        <w:r w:rsidDel="0036397F">
          <w:delInstrText xml:space="preserve"> HYPERLINK \l "_Toc26280284" </w:delInstrText>
        </w:r>
        <w:r w:rsidDel="0036397F">
          <w:rPr>
            <w:b w:val="0"/>
          </w:rPr>
          <w:fldChar w:fldCharType="separate"/>
        </w:r>
        <w:r w:rsidR="00766D0E" w:rsidRPr="001259E4" w:rsidDel="0036397F">
          <w:rPr>
            <w:rStyle w:val="Hyperlink"/>
            <w:noProof/>
          </w:rPr>
          <w:delText>2.2.2 Tìm hiểu về CSS3</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_Toc26280284 \h </w:delInstrText>
        </w:r>
        <w:r w:rsidR="00766D0E" w:rsidDel="0036397F">
          <w:rPr>
            <w:b w:val="0"/>
            <w:noProof/>
            <w:webHidden/>
          </w:rPr>
        </w:r>
        <w:r w:rsidR="00766D0E" w:rsidDel="0036397F">
          <w:rPr>
            <w:b w:val="0"/>
            <w:noProof/>
            <w:webHidden/>
          </w:rPr>
          <w:fldChar w:fldCharType="separate"/>
        </w:r>
        <w:r w:rsidR="00766D0E" w:rsidDel="0036397F">
          <w:rPr>
            <w:noProof/>
            <w:webHidden/>
          </w:rPr>
          <w:delText>10</w:delText>
        </w:r>
        <w:r w:rsidR="00766D0E" w:rsidDel="0036397F">
          <w:rPr>
            <w:b w:val="0"/>
            <w:noProof/>
            <w:webHidden/>
          </w:rPr>
          <w:fldChar w:fldCharType="end"/>
        </w:r>
        <w:r w:rsidDel="0036397F">
          <w:rPr>
            <w:b w:val="0"/>
            <w:noProof/>
          </w:rPr>
          <w:fldChar w:fldCharType="end"/>
        </w:r>
      </w:del>
    </w:p>
    <w:p w14:paraId="44EC9B41" w14:textId="507FF160" w:rsidR="00766D0E" w:rsidDel="0036397F" w:rsidRDefault="0036397F">
      <w:pPr>
        <w:pStyle w:val="Heading1"/>
        <w:rPr>
          <w:del w:id="75" w:author="Nhân Nguyễn" w:date="2019-12-04T10:05:00Z"/>
          <w:rFonts w:eastAsiaTheme="minorEastAsia" w:cstheme="minorBidi"/>
          <w:noProof/>
          <w:sz w:val="22"/>
          <w:szCs w:val="22"/>
        </w:rPr>
        <w:pPrChange w:id="76" w:author="Nhân Nguyễn" w:date="2019-12-04T11:02:00Z">
          <w:pPr>
            <w:pStyle w:val="TOC4"/>
            <w:tabs>
              <w:tab w:val="right" w:leader="dot" w:pos="9046"/>
            </w:tabs>
          </w:pPr>
        </w:pPrChange>
      </w:pPr>
      <w:del w:id="77" w:author="Nhân Nguyễn" w:date="2019-12-04T10:05:00Z">
        <w:r w:rsidDel="0036397F">
          <w:rPr>
            <w:b w:val="0"/>
          </w:rPr>
          <w:fldChar w:fldCharType="begin"/>
        </w:r>
        <w:r w:rsidDel="0036397F">
          <w:delInstrText xml:space="preserve"> HYPERLINK \l "_Toc26280285" </w:delInstrText>
        </w:r>
        <w:r w:rsidDel="0036397F">
          <w:rPr>
            <w:b w:val="0"/>
          </w:rPr>
          <w:fldChar w:fldCharType="separate"/>
        </w:r>
        <w:r w:rsidR="00766D0E" w:rsidRPr="001259E4" w:rsidDel="0036397F">
          <w:rPr>
            <w:rStyle w:val="Hyperlink"/>
            <w:noProof/>
          </w:rPr>
          <w:delText>2.2.2.1 Khái niệm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_Toc26280285 \h </w:delInstrText>
        </w:r>
        <w:r w:rsidR="00766D0E" w:rsidDel="0036397F">
          <w:rPr>
            <w:b w:val="0"/>
            <w:noProof/>
            <w:webHidden/>
          </w:rPr>
        </w:r>
        <w:r w:rsidR="00766D0E" w:rsidDel="0036397F">
          <w:rPr>
            <w:b w:val="0"/>
            <w:noProof/>
            <w:webHidden/>
          </w:rPr>
          <w:fldChar w:fldCharType="separate"/>
        </w:r>
        <w:r w:rsidR="00766D0E" w:rsidDel="0036397F">
          <w:rPr>
            <w:noProof/>
            <w:webHidden/>
          </w:rPr>
          <w:delText>10</w:delText>
        </w:r>
        <w:r w:rsidR="00766D0E" w:rsidDel="0036397F">
          <w:rPr>
            <w:b w:val="0"/>
            <w:noProof/>
            <w:webHidden/>
          </w:rPr>
          <w:fldChar w:fldCharType="end"/>
        </w:r>
        <w:r w:rsidDel="0036397F">
          <w:rPr>
            <w:b w:val="0"/>
            <w:noProof/>
          </w:rPr>
          <w:fldChar w:fldCharType="end"/>
        </w:r>
      </w:del>
    </w:p>
    <w:p w14:paraId="440CDB5D" w14:textId="3CC2528D" w:rsidR="00766D0E" w:rsidDel="0036397F" w:rsidRDefault="0036397F">
      <w:pPr>
        <w:pStyle w:val="Heading1"/>
        <w:rPr>
          <w:del w:id="78" w:author="Nhân Nguyễn" w:date="2019-12-04T10:05:00Z"/>
          <w:rFonts w:eastAsiaTheme="minorEastAsia" w:cstheme="minorBidi"/>
          <w:noProof/>
          <w:sz w:val="22"/>
          <w:szCs w:val="22"/>
        </w:rPr>
        <w:pPrChange w:id="79" w:author="Nhân Nguyễn" w:date="2019-12-04T11:02:00Z">
          <w:pPr>
            <w:pStyle w:val="TOC4"/>
            <w:tabs>
              <w:tab w:val="right" w:leader="dot" w:pos="9046"/>
            </w:tabs>
          </w:pPr>
        </w:pPrChange>
      </w:pPr>
      <w:del w:id="80" w:author="Nhân Nguyễn" w:date="2019-12-04T10:05:00Z">
        <w:r w:rsidDel="0036397F">
          <w:rPr>
            <w:b w:val="0"/>
          </w:rPr>
          <w:fldChar w:fldCharType="begin"/>
        </w:r>
        <w:r w:rsidDel="0036397F">
          <w:delInstrText xml:space="preserve"> HYPERLINK \l "_Toc26280286" </w:delInstrText>
        </w:r>
        <w:r w:rsidDel="0036397F">
          <w:rPr>
            <w:b w:val="0"/>
          </w:rPr>
          <w:fldChar w:fldCharType="separate"/>
        </w:r>
        <w:r w:rsidR="00766D0E" w:rsidRPr="001259E4" w:rsidDel="0036397F">
          <w:rPr>
            <w:rStyle w:val="Hyperlink"/>
            <w:noProof/>
          </w:rPr>
          <w:delText>2.2.2.2 Ưu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_Toc26280286 \h </w:delInstrText>
        </w:r>
        <w:r w:rsidR="00766D0E" w:rsidDel="0036397F">
          <w:rPr>
            <w:b w:val="0"/>
            <w:noProof/>
            <w:webHidden/>
          </w:rPr>
        </w:r>
        <w:r w:rsidR="00766D0E" w:rsidDel="0036397F">
          <w:rPr>
            <w:b w:val="0"/>
            <w:noProof/>
            <w:webHidden/>
          </w:rPr>
          <w:fldChar w:fldCharType="separate"/>
        </w:r>
        <w:r w:rsidR="00766D0E" w:rsidDel="0036397F">
          <w:rPr>
            <w:noProof/>
            <w:webHidden/>
          </w:rPr>
          <w:delText>10</w:delText>
        </w:r>
        <w:r w:rsidR="00766D0E" w:rsidDel="0036397F">
          <w:rPr>
            <w:b w:val="0"/>
            <w:noProof/>
            <w:webHidden/>
          </w:rPr>
          <w:fldChar w:fldCharType="end"/>
        </w:r>
        <w:r w:rsidDel="0036397F">
          <w:rPr>
            <w:b w:val="0"/>
            <w:noProof/>
          </w:rPr>
          <w:fldChar w:fldCharType="end"/>
        </w:r>
      </w:del>
    </w:p>
    <w:p w14:paraId="3C4854F4" w14:textId="33E8C59F" w:rsidR="00766D0E" w:rsidDel="0036397F" w:rsidRDefault="0036397F">
      <w:pPr>
        <w:pStyle w:val="Heading1"/>
        <w:rPr>
          <w:del w:id="81" w:author="Nhân Nguyễn" w:date="2019-12-04T10:05:00Z"/>
          <w:rFonts w:eastAsiaTheme="minorEastAsia" w:cstheme="minorBidi"/>
          <w:noProof/>
          <w:sz w:val="22"/>
          <w:szCs w:val="22"/>
        </w:rPr>
        <w:pPrChange w:id="82" w:author="Nhân Nguyễn" w:date="2019-12-04T11:02:00Z">
          <w:pPr>
            <w:pStyle w:val="TOC4"/>
            <w:tabs>
              <w:tab w:val="right" w:leader="dot" w:pos="9046"/>
            </w:tabs>
          </w:pPr>
        </w:pPrChange>
      </w:pPr>
      <w:del w:id="83" w:author="Nhân Nguyễn" w:date="2019-12-04T10:05:00Z">
        <w:r w:rsidDel="0036397F">
          <w:rPr>
            <w:b w:val="0"/>
          </w:rPr>
          <w:fldChar w:fldCharType="begin"/>
        </w:r>
        <w:r w:rsidDel="0036397F">
          <w:delInstrText xml:space="preserve"> HYPERLINK \l "_Toc26280287" </w:delInstrText>
        </w:r>
        <w:r w:rsidDel="0036397F">
          <w:rPr>
            <w:b w:val="0"/>
          </w:rPr>
          <w:fldChar w:fldCharType="separate"/>
        </w:r>
        <w:r w:rsidR="00766D0E" w:rsidRPr="001259E4" w:rsidDel="0036397F">
          <w:rPr>
            <w:rStyle w:val="Hyperlink"/>
            <w:noProof/>
          </w:rPr>
          <w:delText>2.2.2.3 Nhược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_Toc26280287 \h </w:delInstrText>
        </w:r>
        <w:r w:rsidR="00766D0E" w:rsidDel="0036397F">
          <w:rPr>
            <w:b w:val="0"/>
            <w:noProof/>
            <w:webHidden/>
          </w:rPr>
        </w:r>
        <w:r w:rsidR="00766D0E" w:rsidDel="0036397F">
          <w:rPr>
            <w:b w:val="0"/>
            <w:noProof/>
            <w:webHidden/>
          </w:rPr>
          <w:fldChar w:fldCharType="separate"/>
        </w:r>
        <w:r w:rsidR="00766D0E" w:rsidDel="0036397F">
          <w:rPr>
            <w:noProof/>
            <w:webHidden/>
          </w:rPr>
          <w:delText>11</w:delText>
        </w:r>
        <w:r w:rsidR="00766D0E" w:rsidDel="0036397F">
          <w:rPr>
            <w:b w:val="0"/>
            <w:noProof/>
            <w:webHidden/>
          </w:rPr>
          <w:fldChar w:fldCharType="end"/>
        </w:r>
        <w:r w:rsidDel="0036397F">
          <w:rPr>
            <w:b w:val="0"/>
            <w:noProof/>
          </w:rPr>
          <w:fldChar w:fldCharType="end"/>
        </w:r>
      </w:del>
    </w:p>
    <w:p w14:paraId="3DEFEA22" w14:textId="30FA7512" w:rsidR="00766D0E" w:rsidDel="0036397F" w:rsidRDefault="0036397F">
      <w:pPr>
        <w:pStyle w:val="Heading1"/>
        <w:rPr>
          <w:del w:id="84" w:author="Nhân Nguyễn" w:date="2019-12-04T10:05:00Z"/>
          <w:rFonts w:eastAsiaTheme="minorEastAsia" w:cstheme="minorBidi"/>
          <w:noProof/>
          <w:sz w:val="22"/>
          <w:szCs w:val="22"/>
        </w:rPr>
        <w:pPrChange w:id="85" w:author="Nhân Nguyễn" w:date="2019-12-04T11:02:00Z">
          <w:pPr>
            <w:pStyle w:val="TOC3"/>
            <w:tabs>
              <w:tab w:val="right" w:leader="dot" w:pos="9046"/>
            </w:tabs>
          </w:pPr>
        </w:pPrChange>
      </w:pPr>
      <w:del w:id="86" w:author="Nhân Nguyễn" w:date="2019-12-04T10:05:00Z">
        <w:r w:rsidDel="0036397F">
          <w:rPr>
            <w:b w:val="0"/>
          </w:rPr>
          <w:fldChar w:fldCharType="begin"/>
        </w:r>
        <w:r w:rsidDel="0036397F">
          <w:delInstrText xml:space="preserve"> HYPERLINK \l "_Toc26280288" </w:delInstrText>
        </w:r>
        <w:r w:rsidDel="0036397F">
          <w:rPr>
            <w:b w:val="0"/>
          </w:rPr>
          <w:fldChar w:fldCharType="separate"/>
        </w:r>
        <w:r w:rsidR="00766D0E" w:rsidRPr="001259E4" w:rsidDel="0036397F">
          <w:rPr>
            <w:rStyle w:val="Hyperlink"/>
            <w:noProof/>
          </w:rPr>
          <w:delText>2.2.3 Tìm hiểu về AJAX</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_Toc26280288 \h </w:delInstrText>
        </w:r>
        <w:r w:rsidR="00766D0E" w:rsidDel="0036397F">
          <w:rPr>
            <w:b w:val="0"/>
            <w:noProof/>
            <w:webHidden/>
          </w:rPr>
        </w:r>
        <w:r w:rsidR="00766D0E" w:rsidDel="0036397F">
          <w:rPr>
            <w:b w:val="0"/>
            <w:noProof/>
            <w:webHidden/>
          </w:rPr>
          <w:fldChar w:fldCharType="separate"/>
        </w:r>
        <w:r w:rsidR="00766D0E" w:rsidDel="0036397F">
          <w:rPr>
            <w:noProof/>
            <w:webHidden/>
          </w:rPr>
          <w:delText>11</w:delText>
        </w:r>
        <w:r w:rsidR="00766D0E" w:rsidDel="0036397F">
          <w:rPr>
            <w:b w:val="0"/>
            <w:noProof/>
            <w:webHidden/>
          </w:rPr>
          <w:fldChar w:fldCharType="end"/>
        </w:r>
        <w:r w:rsidDel="0036397F">
          <w:rPr>
            <w:b w:val="0"/>
            <w:noProof/>
          </w:rPr>
          <w:fldChar w:fldCharType="end"/>
        </w:r>
      </w:del>
    </w:p>
    <w:p w14:paraId="37F5FDDB" w14:textId="62E3E824" w:rsidR="00766D0E" w:rsidDel="0036397F" w:rsidRDefault="0036397F">
      <w:pPr>
        <w:pStyle w:val="Heading1"/>
        <w:rPr>
          <w:del w:id="87" w:author="Nhân Nguyễn" w:date="2019-12-04T10:05:00Z"/>
          <w:rFonts w:eastAsiaTheme="minorEastAsia" w:cstheme="minorBidi"/>
          <w:noProof/>
          <w:sz w:val="22"/>
          <w:szCs w:val="22"/>
        </w:rPr>
        <w:pPrChange w:id="88" w:author="Nhân Nguyễn" w:date="2019-12-04T11:02:00Z">
          <w:pPr>
            <w:pStyle w:val="TOC4"/>
            <w:tabs>
              <w:tab w:val="right" w:leader="dot" w:pos="9046"/>
            </w:tabs>
          </w:pPr>
        </w:pPrChange>
      </w:pPr>
      <w:del w:id="89" w:author="Nhân Nguyễn" w:date="2019-12-04T10:05:00Z">
        <w:r w:rsidDel="0036397F">
          <w:rPr>
            <w:b w:val="0"/>
          </w:rPr>
          <w:fldChar w:fldCharType="begin"/>
        </w:r>
        <w:r w:rsidDel="0036397F">
          <w:delInstrText xml:space="preserve"> HYPERLINK \l "_Toc26280289" </w:delInstrText>
        </w:r>
        <w:r w:rsidDel="0036397F">
          <w:rPr>
            <w:b w:val="0"/>
          </w:rPr>
          <w:fldChar w:fldCharType="separate"/>
        </w:r>
        <w:r w:rsidR="00766D0E" w:rsidRPr="001259E4" w:rsidDel="0036397F">
          <w:rPr>
            <w:rStyle w:val="Hyperlink"/>
            <w:noProof/>
          </w:rPr>
          <w:delText>2.2.3.1 Khái niệm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_Toc26280289 \h </w:delInstrText>
        </w:r>
        <w:r w:rsidR="00766D0E" w:rsidDel="0036397F">
          <w:rPr>
            <w:b w:val="0"/>
            <w:noProof/>
            <w:webHidden/>
          </w:rPr>
        </w:r>
        <w:r w:rsidR="00766D0E" w:rsidDel="0036397F">
          <w:rPr>
            <w:b w:val="0"/>
            <w:noProof/>
            <w:webHidden/>
          </w:rPr>
          <w:fldChar w:fldCharType="separate"/>
        </w:r>
        <w:r w:rsidR="00766D0E" w:rsidDel="0036397F">
          <w:rPr>
            <w:noProof/>
            <w:webHidden/>
          </w:rPr>
          <w:delText>11</w:delText>
        </w:r>
        <w:r w:rsidR="00766D0E" w:rsidDel="0036397F">
          <w:rPr>
            <w:b w:val="0"/>
            <w:noProof/>
            <w:webHidden/>
          </w:rPr>
          <w:fldChar w:fldCharType="end"/>
        </w:r>
        <w:r w:rsidDel="0036397F">
          <w:rPr>
            <w:b w:val="0"/>
            <w:noProof/>
          </w:rPr>
          <w:fldChar w:fldCharType="end"/>
        </w:r>
      </w:del>
    </w:p>
    <w:p w14:paraId="73189CC9" w14:textId="6F5275C8" w:rsidR="00766D0E" w:rsidDel="0036397F" w:rsidRDefault="0036397F">
      <w:pPr>
        <w:pStyle w:val="Heading1"/>
        <w:rPr>
          <w:del w:id="90" w:author="Nhân Nguyễn" w:date="2019-12-04T10:05:00Z"/>
          <w:rFonts w:eastAsiaTheme="minorEastAsia" w:cstheme="minorBidi"/>
          <w:noProof/>
          <w:sz w:val="22"/>
          <w:szCs w:val="22"/>
        </w:rPr>
        <w:pPrChange w:id="91" w:author="Nhân Nguyễn" w:date="2019-12-04T11:02:00Z">
          <w:pPr>
            <w:pStyle w:val="TOC4"/>
            <w:tabs>
              <w:tab w:val="right" w:leader="dot" w:pos="9046"/>
            </w:tabs>
          </w:pPr>
        </w:pPrChange>
      </w:pPr>
      <w:del w:id="92" w:author="Nhân Nguyễn" w:date="2019-12-04T10:05:00Z">
        <w:r w:rsidDel="0036397F">
          <w:rPr>
            <w:b w:val="0"/>
          </w:rPr>
          <w:fldChar w:fldCharType="begin"/>
        </w:r>
        <w:r w:rsidDel="0036397F">
          <w:delInstrText xml:space="preserve"> HYPERLINK \l "_Toc26280290" </w:delInstrText>
        </w:r>
        <w:r w:rsidDel="0036397F">
          <w:rPr>
            <w:b w:val="0"/>
          </w:rPr>
          <w:fldChar w:fldCharType="separate"/>
        </w:r>
        <w:r w:rsidR="00766D0E" w:rsidRPr="001259E4" w:rsidDel="0036397F">
          <w:rPr>
            <w:rStyle w:val="Hyperlink"/>
            <w:noProof/>
          </w:rPr>
          <w:delText>2.2.3.2 Ưu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_Toc26280290 \h </w:delInstrText>
        </w:r>
        <w:r w:rsidR="00766D0E" w:rsidDel="0036397F">
          <w:rPr>
            <w:b w:val="0"/>
            <w:noProof/>
            <w:webHidden/>
          </w:rPr>
        </w:r>
        <w:r w:rsidR="00766D0E" w:rsidDel="0036397F">
          <w:rPr>
            <w:b w:val="0"/>
            <w:noProof/>
            <w:webHidden/>
          </w:rPr>
          <w:fldChar w:fldCharType="separate"/>
        </w:r>
        <w:r w:rsidR="00766D0E" w:rsidDel="0036397F">
          <w:rPr>
            <w:noProof/>
            <w:webHidden/>
          </w:rPr>
          <w:delText>11</w:delText>
        </w:r>
        <w:r w:rsidR="00766D0E" w:rsidDel="0036397F">
          <w:rPr>
            <w:b w:val="0"/>
            <w:noProof/>
            <w:webHidden/>
          </w:rPr>
          <w:fldChar w:fldCharType="end"/>
        </w:r>
        <w:r w:rsidDel="0036397F">
          <w:rPr>
            <w:b w:val="0"/>
            <w:noProof/>
          </w:rPr>
          <w:fldChar w:fldCharType="end"/>
        </w:r>
      </w:del>
    </w:p>
    <w:p w14:paraId="1243D03F" w14:textId="6FB71A86" w:rsidR="00766D0E" w:rsidDel="0036397F" w:rsidRDefault="0036397F">
      <w:pPr>
        <w:pStyle w:val="Heading1"/>
        <w:rPr>
          <w:del w:id="93" w:author="Nhân Nguyễn" w:date="2019-12-04T10:05:00Z"/>
          <w:rFonts w:eastAsiaTheme="minorEastAsia" w:cstheme="minorBidi"/>
          <w:noProof/>
          <w:sz w:val="22"/>
          <w:szCs w:val="22"/>
        </w:rPr>
        <w:pPrChange w:id="94" w:author="Nhân Nguyễn" w:date="2019-12-04T11:02:00Z">
          <w:pPr>
            <w:pStyle w:val="TOC4"/>
            <w:tabs>
              <w:tab w:val="right" w:leader="dot" w:pos="9046"/>
            </w:tabs>
          </w:pPr>
        </w:pPrChange>
      </w:pPr>
      <w:del w:id="95" w:author="Nhân Nguyễn" w:date="2019-12-04T10:05:00Z">
        <w:r w:rsidDel="0036397F">
          <w:rPr>
            <w:b w:val="0"/>
          </w:rPr>
          <w:fldChar w:fldCharType="begin"/>
        </w:r>
        <w:r w:rsidDel="0036397F">
          <w:delInstrText xml:space="preserve"> HYPERLINK \l "_Toc26280291" </w:delInstrText>
        </w:r>
        <w:r w:rsidDel="0036397F">
          <w:rPr>
            <w:b w:val="0"/>
          </w:rPr>
          <w:fldChar w:fldCharType="separate"/>
        </w:r>
        <w:r w:rsidR="00766D0E" w:rsidRPr="001259E4" w:rsidDel="0036397F">
          <w:rPr>
            <w:rStyle w:val="Hyperlink"/>
            <w:noProof/>
          </w:rPr>
          <w:delText>Nhược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_Toc26280291 \h </w:delInstrText>
        </w:r>
        <w:r w:rsidR="00766D0E" w:rsidDel="0036397F">
          <w:rPr>
            <w:b w:val="0"/>
            <w:noProof/>
            <w:webHidden/>
          </w:rPr>
        </w:r>
        <w:r w:rsidR="00766D0E" w:rsidDel="0036397F">
          <w:rPr>
            <w:b w:val="0"/>
            <w:noProof/>
            <w:webHidden/>
          </w:rPr>
          <w:fldChar w:fldCharType="separate"/>
        </w:r>
        <w:r w:rsidR="00766D0E" w:rsidDel="0036397F">
          <w:rPr>
            <w:noProof/>
            <w:webHidden/>
          </w:rPr>
          <w:delText>11</w:delText>
        </w:r>
        <w:r w:rsidR="00766D0E" w:rsidDel="0036397F">
          <w:rPr>
            <w:b w:val="0"/>
            <w:noProof/>
            <w:webHidden/>
          </w:rPr>
          <w:fldChar w:fldCharType="end"/>
        </w:r>
        <w:r w:rsidDel="0036397F">
          <w:rPr>
            <w:b w:val="0"/>
            <w:noProof/>
          </w:rPr>
          <w:fldChar w:fldCharType="end"/>
        </w:r>
      </w:del>
    </w:p>
    <w:p w14:paraId="4E98B2DD" w14:textId="52D02501" w:rsidR="00766D0E" w:rsidDel="0036397F" w:rsidRDefault="0036397F">
      <w:pPr>
        <w:pStyle w:val="Heading1"/>
        <w:rPr>
          <w:del w:id="96" w:author="Nhân Nguyễn" w:date="2019-12-04T10:05:00Z"/>
          <w:rFonts w:eastAsiaTheme="minorEastAsia" w:cstheme="minorBidi"/>
          <w:noProof/>
          <w:sz w:val="22"/>
          <w:szCs w:val="22"/>
        </w:rPr>
        <w:pPrChange w:id="97" w:author="Nhân Nguyễn" w:date="2019-12-04T11:02:00Z">
          <w:pPr>
            <w:pStyle w:val="TOC3"/>
            <w:tabs>
              <w:tab w:val="right" w:leader="dot" w:pos="9046"/>
            </w:tabs>
          </w:pPr>
        </w:pPrChange>
      </w:pPr>
      <w:del w:id="98" w:author="Nhân Nguyễn" w:date="2019-12-04T10:05:00Z">
        <w:r w:rsidDel="0036397F">
          <w:rPr>
            <w:b w:val="0"/>
          </w:rPr>
          <w:fldChar w:fldCharType="begin"/>
        </w:r>
        <w:r w:rsidDel="0036397F">
          <w:delInstrText xml:space="preserve"> HYPERLINK \l "_Toc26280292" </w:delInstrText>
        </w:r>
        <w:r w:rsidDel="0036397F">
          <w:rPr>
            <w:b w:val="0"/>
          </w:rPr>
          <w:fldChar w:fldCharType="separate"/>
        </w:r>
        <w:r w:rsidR="00766D0E" w:rsidRPr="001259E4" w:rsidDel="0036397F">
          <w:rPr>
            <w:rStyle w:val="Hyperlink"/>
            <w:noProof/>
          </w:rPr>
          <w:delText>2.2.4 Tìm hiểu về ASP .NET Core</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_Toc26280292 \h </w:delInstrText>
        </w:r>
        <w:r w:rsidR="00766D0E" w:rsidDel="0036397F">
          <w:rPr>
            <w:b w:val="0"/>
            <w:noProof/>
            <w:webHidden/>
          </w:rPr>
        </w:r>
        <w:r w:rsidR="00766D0E" w:rsidDel="0036397F">
          <w:rPr>
            <w:b w:val="0"/>
            <w:noProof/>
            <w:webHidden/>
          </w:rPr>
          <w:fldChar w:fldCharType="separate"/>
        </w:r>
        <w:r w:rsidR="00766D0E" w:rsidDel="0036397F">
          <w:rPr>
            <w:noProof/>
            <w:webHidden/>
          </w:rPr>
          <w:delText>11</w:delText>
        </w:r>
        <w:r w:rsidR="00766D0E" w:rsidDel="0036397F">
          <w:rPr>
            <w:b w:val="0"/>
            <w:noProof/>
            <w:webHidden/>
          </w:rPr>
          <w:fldChar w:fldCharType="end"/>
        </w:r>
        <w:r w:rsidDel="0036397F">
          <w:rPr>
            <w:b w:val="0"/>
            <w:noProof/>
          </w:rPr>
          <w:fldChar w:fldCharType="end"/>
        </w:r>
      </w:del>
    </w:p>
    <w:p w14:paraId="5312A80B" w14:textId="04D52D1E" w:rsidR="00766D0E" w:rsidDel="0036397F" w:rsidRDefault="0036397F">
      <w:pPr>
        <w:pStyle w:val="Heading1"/>
        <w:rPr>
          <w:del w:id="99" w:author="Nhân Nguyễn" w:date="2019-12-04T10:05:00Z"/>
          <w:rFonts w:eastAsiaTheme="minorEastAsia" w:cstheme="minorBidi"/>
          <w:noProof/>
          <w:sz w:val="22"/>
          <w:szCs w:val="22"/>
        </w:rPr>
        <w:pPrChange w:id="100" w:author="Nhân Nguyễn" w:date="2019-12-04T11:02:00Z">
          <w:pPr>
            <w:pStyle w:val="TOC4"/>
            <w:tabs>
              <w:tab w:val="right" w:leader="dot" w:pos="9046"/>
            </w:tabs>
          </w:pPr>
        </w:pPrChange>
      </w:pPr>
      <w:del w:id="101" w:author="Nhân Nguyễn" w:date="2019-12-04T10:05:00Z">
        <w:r w:rsidDel="0036397F">
          <w:rPr>
            <w:b w:val="0"/>
          </w:rPr>
          <w:fldChar w:fldCharType="begin"/>
        </w:r>
        <w:r w:rsidDel="0036397F">
          <w:delInstrText xml:space="preserve"> HYPERLINK \l "_Toc26280293" </w:delInstrText>
        </w:r>
        <w:r w:rsidDel="0036397F">
          <w:rPr>
            <w:b w:val="0"/>
          </w:rPr>
          <w:fldChar w:fldCharType="separate"/>
        </w:r>
        <w:r w:rsidR="00766D0E" w:rsidRPr="001259E4" w:rsidDel="0036397F">
          <w:rPr>
            <w:rStyle w:val="Hyperlink"/>
            <w:noProof/>
          </w:rPr>
          <w:delText>2.2.4.1 Khái niệm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_Toc26280293 \h </w:delInstrText>
        </w:r>
        <w:r w:rsidR="00766D0E" w:rsidDel="0036397F">
          <w:rPr>
            <w:b w:val="0"/>
            <w:noProof/>
            <w:webHidden/>
          </w:rPr>
        </w:r>
        <w:r w:rsidR="00766D0E" w:rsidDel="0036397F">
          <w:rPr>
            <w:b w:val="0"/>
            <w:noProof/>
            <w:webHidden/>
          </w:rPr>
          <w:fldChar w:fldCharType="separate"/>
        </w:r>
        <w:r w:rsidR="00766D0E" w:rsidDel="0036397F">
          <w:rPr>
            <w:noProof/>
            <w:webHidden/>
          </w:rPr>
          <w:delText>11</w:delText>
        </w:r>
        <w:r w:rsidR="00766D0E" w:rsidDel="0036397F">
          <w:rPr>
            <w:b w:val="0"/>
            <w:noProof/>
            <w:webHidden/>
          </w:rPr>
          <w:fldChar w:fldCharType="end"/>
        </w:r>
        <w:r w:rsidDel="0036397F">
          <w:rPr>
            <w:b w:val="0"/>
            <w:noProof/>
          </w:rPr>
          <w:fldChar w:fldCharType="end"/>
        </w:r>
      </w:del>
    </w:p>
    <w:p w14:paraId="0DC58D15" w14:textId="3CB00ADA" w:rsidR="00766D0E" w:rsidDel="0036397F" w:rsidRDefault="0036397F">
      <w:pPr>
        <w:pStyle w:val="Heading1"/>
        <w:rPr>
          <w:del w:id="102" w:author="Nhân Nguyễn" w:date="2019-12-04T10:05:00Z"/>
          <w:rFonts w:eastAsiaTheme="minorEastAsia" w:cstheme="minorBidi"/>
          <w:noProof/>
          <w:sz w:val="22"/>
          <w:szCs w:val="22"/>
        </w:rPr>
        <w:pPrChange w:id="103" w:author="Nhân Nguyễn" w:date="2019-12-04T11:02:00Z">
          <w:pPr>
            <w:pStyle w:val="TOC4"/>
            <w:tabs>
              <w:tab w:val="right" w:leader="dot" w:pos="9046"/>
            </w:tabs>
          </w:pPr>
        </w:pPrChange>
      </w:pPr>
      <w:del w:id="104" w:author="Nhân Nguyễn" w:date="2019-12-04T10:05:00Z">
        <w:r w:rsidDel="0036397F">
          <w:rPr>
            <w:b w:val="0"/>
          </w:rPr>
          <w:fldChar w:fldCharType="begin"/>
        </w:r>
        <w:r w:rsidDel="0036397F">
          <w:delInstrText xml:space="preserve"> HYPERLINK \l "_Toc26280294" </w:delInstrText>
        </w:r>
        <w:r w:rsidDel="0036397F">
          <w:rPr>
            <w:b w:val="0"/>
          </w:rPr>
          <w:fldChar w:fldCharType="separate"/>
        </w:r>
        <w:r w:rsidR="00766D0E" w:rsidRPr="001259E4" w:rsidDel="0036397F">
          <w:rPr>
            <w:rStyle w:val="Hyperlink"/>
            <w:noProof/>
          </w:rPr>
          <w:delText>2.2.4.2 Ưu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_Toc26280294 \h </w:delInstrText>
        </w:r>
        <w:r w:rsidR="00766D0E" w:rsidDel="0036397F">
          <w:rPr>
            <w:b w:val="0"/>
            <w:noProof/>
            <w:webHidden/>
          </w:rPr>
        </w:r>
        <w:r w:rsidR="00766D0E" w:rsidDel="0036397F">
          <w:rPr>
            <w:b w:val="0"/>
            <w:noProof/>
            <w:webHidden/>
          </w:rPr>
          <w:fldChar w:fldCharType="separate"/>
        </w:r>
        <w:r w:rsidR="00766D0E" w:rsidDel="0036397F">
          <w:rPr>
            <w:noProof/>
            <w:webHidden/>
          </w:rPr>
          <w:delText>12</w:delText>
        </w:r>
        <w:r w:rsidR="00766D0E" w:rsidDel="0036397F">
          <w:rPr>
            <w:b w:val="0"/>
            <w:noProof/>
            <w:webHidden/>
          </w:rPr>
          <w:fldChar w:fldCharType="end"/>
        </w:r>
        <w:r w:rsidDel="0036397F">
          <w:rPr>
            <w:b w:val="0"/>
            <w:noProof/>
          </w:rPr>
          <w:fldChar w:fldCharType="end"/>
        </w:r>
      </w:del>
    </w:p>
    <w:p w14:paraId="6EC2255C" w14:textId="3197F7B8" w:rsidR="00766D0E" w:rsidDel="0036397F" w:rsidRDefault="0036397F">
      <w:pPr>
        <w:pStyle w:val="Heading1"/>
        <w:rPr>
          <w:del w:id="105" w:author="Nhân Nguyễn" w:date="2019-12-04T10:05:00Z"/>
          <w:rFonts w:eastAsiaTheme="minorEastAsia" w:cstheme="minorBidi"/>
          <w:noProof/>
          <w:sz w:val="22"/>
          <w:szCs w:val="22"/>
        </w:rPr>
        <w:pPrChange w:id="106" w:author="Nhân Nguyễn" w:date="2019-12-04T11:02:00Z">
          <w:pPr>
            <w:pStyle w:val="TOC4"/>
            <w:tabs>
              <w:tab w:val="right" w:leader="dot" w:pos="9046"/>
            </w:tabs>
          </w:pPr>
        </w:pPrChange>
      </w:pPr>
      <w:del w:id="107" w:author="Nhân Nguyễn" w:date="2019-12-04T10:05:00Z">
        <w:r w:rsidDel="0036397F">
          <w:rPr>
            <w:b w:val="0"/>
          </w:rPr>
          <w:fldChar w:fldCharType="begin"/>
        </w:r>
        <w:r w:rsidDel="0036397F">
          <w:delInstrText xml:space="preserve"> HYPERLINK \l "_Toc26280295" </w:delInstrText>
        </w:r>
        <w:r w:rsidDel="0036397F">
          <w:rPr>
            <w:b w:val="0"/>
          </w:rPr>
          <w:fldChar w:fldCharType="separate"/>
        </w:r>
        <w:r w:rsidR="00766D0E" w:rsidRPr="001259E4" w:rsidDel="0036397F">
          <w:rPr>
            <w:rStyle w:val="Hyperlink"/>
            <w:noProof/>
          </w:rPr>
          <w:delText>2.2.4.3 Nhược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_Toc26280295 \h </w:delInstrText>
        </w:r>
        <w:r w:rsidR="00766D0E" w:rsidDel="0036397F">
          <w:rPr>
            <w:b w:val="0"/>
            <w:noProof/>
            <w:webHidden/>
          </w:rPr>
        </w:r>
        <w:r w:rsidR="00766D0E" w:rsidDel="0036397F">
          <w:rPr>
            <w:b w:val="0"/>
            <w:noProof/>
            <w:webHidden/>
          </w:rPr>
          <w:fldChar w:fldCharType="separate"/>
        </w:r>
        <w:r w:rsidR="00766D0E" w:rsidDel="0036397F">
          <w:rPr>
            <w:noProof/>
            <w:webHidden/>
          </w:rPr>
          <w:delText>12</w:delText>
        </w:r>
        <w:r w:rsidR="00766D0E" w:rsidDel="0036397F">
          <w:rPr>
            <w:b w:val="0"/>
            <w:noProof/>
            <w:webHidden/>
          </w:rPr>
          <w:fldChar w:fldCharType="end"/>
        </w:r>
        <w:r w:rsidDel="0036397F">
          <w:rPr>
            <w:b w:val="0"/>
            <w:noProof/>
          </w:rPr>
          <w:fldChar w:fldCharType="end"/>
        </w:r>
      </w:del>
    </w:p>
    <w:p w14:paraId="2920263F" w14:textId="49960EEE" w:rsidR="00766D0E" w:rsidDel="0036397F" w:rsidRDefault="0036397F">
      <w:pPr>
        <w:pStyle w:val="Heading1"/>
        <w:rPr>
          <w:del w:id="108" w:author="Nhân Nguyễn" w:date="2019-12-04T10:05:00Z"/>
          <w:rFonts w:eastAsiaTheme="minorEastAsia" w:cstheme="minorBidi"/>
          <w:noProof/>
          <w:sz w:val="22"/>
          <w:szCs w:val="22"/>
        </w:rPr>
        <w:pPrChange w:id="109" w:author="Nhân Nguyễn" w:date="2019-12-04T11:02:00Z">
          <w:pPr>
            <w:pStyle w:val="TOC3"/>
            <w:tabs>
              <w:tab w:val="right" w:leader="dot" w:pos="9046"/>
            </w:tabs>
          </w:pPr>
        </w:pPrChange>
      </w:pPr>
      <w:del w:id="110" w:author="Nhân Nguyễn" w:date="2019-12-04T10:05:00Z">
        <w:r w:rsidDel="0036397F">
          <w:rPr>
            <w:b w:val="0"/>
          </w:rPr>
          <w:fldChar w:fldCharType="begin"/>
        </w:r>
        <w:r w:rsidDel="0036397F">
          <w:delInstrText xml:space="preserve"> HYPERLINK \l "_Toc26280296" </w:delInstrText>
        </w:r>
        <w:r w:rsidDel="0036397F">
          <w:rPr>
            <w:b w:val="0"/>
          </w:rPr>
          <w:fldChar w:fldCharType="separate"/>
        </w:r>
        <w:r w:rsidR="00766D0E" w:rsidRPr="001259E4" w:rsidDel="0036397F">
          <w:rPr>
            <w:rStyle w:val="Hyperlink"/>
            <w:noProof/>
          </w:rPr>
          <w:delText>Tìm hiểu về ASP.NET MVC4</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_Toc26280296 \h </w:delInstrText>
        </w:r>
        <w:r w:rsidR="00766D0E" w:rsidDel="0036397F">
          <w:rPr>
            <w:b w:val="0"/>
            <w:noProof/>
            <w:webHidden/>
          </w:rPr>
        </w:r>
        <w:r w:rsidR="00766D0E" w:rsidDel="0036397F">
          <w:rPr>
            <w:b w:val="0"/>
            <w:noProof/>
            <w:webHidden/>
          </w:rPr>
          <w:fldChar w:fldCharType="separate"/>
        </w:r>
        <w:r w:rsidR="00766D0E" w:rsidDel="0036397F">
          <w:rPr>
            <w:noProof/>
            <w:webHidden/>
          </w:rPr>
          <w:delText>13</w:delText>
        </w:r>
        <w:r w:rsidR="00766D0E" w:rsidDel="0036397F">
          <w:rPr>
            <w:b w:val="0"/>
            <w:noProof/>
            <w:webHidden/>
          </w:rPr>
          <w:fldChar w:fldCharType="end"/>
        </w:r>
        <w:r w:rsidDel="0036397F">
          <w:rPr>
            <w:b w:val="0"/>
            <w:noProof/>
          </w:rPr>
          <w:fldChar w:fldCharType="end"/>
        </w:r>
      </w:del>
    </w:p>
    <w:p w14:paraId="5168010C" w14:textId="7A31D374" w:rsidR="00766D0E" w:rsidDel="0036397F" w:rsidRDefault="0036397F">
      <w:pPr>
        <w:pStyle w:val="Heading1"/>
        <w:rPr>
          <w:del w:id="111" w:author="Nhân Nguyễn" w:date="2019-12-04T10:05:00Z"/>
          <w:rFonts w:eastAsiaTheme="minorEastAsia" w:cstheme="minorBidi"/>
          <w:noProof/>
          <w:sz w:val="22"/>
          <w:szCs w:val="22"/>
        </w:rPr>
        <w:pPrChange w:id="112" w:author="Nhân Nguyễn" w:date="2019-12-04T11:02:00Z">
          <w:pPr>
            <w:pStyle w:val="TOC3"/>
            <w:tabs>
              <w:tab w:val="right" w:leader="dot" w:pos="9046"/>
            </w:tabs>
          </w:pPr>
        </w:pPrChange>
      </w:pPr>
      <w:del w:id="113" w:author="Nhân Nguyễn" w:date="2019-12-04T10:05:00Z">
        <w:r w:rsidDel="0036397F">
          <w:rPr>
            <w:b w:val="0"/>
          </w:rPr>
          <w:fldChar w:fldCharType="begin"/>
        </w:r>
        <w:r w:rsidDel="0036397F">
          <w:delInstrText xml:space="preserve"> HYPERLINK \l "_Toc26280297" </w:delInstrText>
        </w:r>
        <w:r w:rsidDel="0036397F">
          <w:rPr>
            <w:b w:val="0"/>
          </w:rPr>
          <w:fldChar w:fldCharType="separate"/>
        </w:r>
        <w:r w:rsidR="00766D0E" w:rsidRPr="001259E4" w:rsidDel="0036397F">
          <w:rPr>
            <w:rStyle w:val="Hyperlink"/>
            <w:noProof/>
          </w:rPr>
          <w:delText>2.2.5 Tìm hiểu về jQuery</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_Toc26280297 \h </w:delInstrText>
        </w:r>
        <w:r w:rsidR="00766D0E" w:rsidDel="0036397F">
          <w:rPr>
            <w:b w:val="0"/>
            <w:noProof/>
            <w:webHidden/>
          </w:rPr>
        </w:r>
        <w:r w:rsidR="00766D0E" w:rsidDel="0036397F">
          <w:rPr>
            <w:b w:val="0"/>
            <w:noProof/>
            <w:webHidden/>
          </w:rPr>
          <w:fldChar w:fldCharType="separate"/>
        </w:r>
        <w:r w:rsidR="00766D0E" w:rsidDel="0036397F">
          <w:rPr>
            <w:noProof/>
            <w:webHidden/>
          </w:rPr>
          <w:delText>13</w:delText>
        </w:r>
        <w:r w:rsidR="00766D0E" w:rsidDel="0036397F">
          <w:rPr>
            <w:b w:val="0"/>
            <w:noProof/>
            <w:webHidden/>
          </w:rPr>
          <w:fldChar w:fldCharType="end"/>
        </w:r>
        <w:r w:rsidDel="0036397F">
          <w:rPr>
            <w:b w:val="0"/>
            <w:noProof/>
          </w:rPr>
          <w:fldChar w:fldCharType="end"/>
        </w:r>
      </w:del>
    </w:p>
    <w:p w14:paraId="1DFD121D" w14:textId="5D5CF6D2" w:rsidR="00766D0E" w:rsidDel="0036397F" w:rsidRDefault="0036397F">
      <w:pPr>
        <w:pStyle w:val="Heading1"/>
        <w:rPr>
          <w:del w:id="114" w:author="Nhân Nguyễn" w:date="2019-12-04T10:05:00Z"/>
          <w:rFonts w:eastAsiaTheme="minorEastAsia" w:cstheme="minorBidi"/>
          <w:noProof/>
          <w:sz w:val="22"/>
          <w:szCs w:val="22"/>
        </w:rPr>
        <w:pPrChange w:id="115" w:author="Nhân Nguyễn" w:date="2019-12-04T11:02:00Z">
          <w:pPr>
            <w:pStyle w:val="TOC4"/>
            <w:tabs>
              <w:tab w:val="right" w:leader="dot" w:pos="9046"/>
            </w:tabs>
          </w:pPr>
        </w:pPrChange>
      </w:pPr>
      <w:del w:id="116" w:author="Nhân Nguyễn" w:date="2019-12-04T10:05:00Z">
        <w:r w:rsidDel="0036397F">
          <w:rPr>
            <w:b w:val="0"/>
          </w:rPr>
          <w:fldChar w:fldCharType="begin"/>
        </w:r>
        <w:r w:rsidDel="0036397F">
          <w:delInstrText xml:space="preserve"> HYPERLINK \l "_Toc26280298" </w:delInstrText>
        </w:r>
        <w:r w:rsidDel="0036397F">
          <w:rPr>
            <w:b w:val="0"/>
          </w:rPr>
          <w:fldChar w:fldCharType="separate"/>
        </w:r>
        <w:r w:rsidR="00766D0E" w:rsidRPr="001259E4" w:rsidDel="0036397F">
          <w:rPr>
            <w:rStyle w:val="Hyperlink"/>
            <w:noProof/>
          </w:rPr>
          <w:delText>2.2.5.1 Khái niệm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_Toc26280298 \h </w:delInstrText>
        </w:r>
        <w:r w:rsidR="00766D0E" w:rsidDel="0036397F">
          <w:rPr>
            <w:b w:val="0"/>
            <w:noProof/>
            <w:webHidden/>
          </w:rPr>
        </w:r>
        <w:r w:rsidR="00766D0E" w:rsidDel="0036397F">
          <w:rPr>
            <w:b w:val="0"/>
            <w:noProof/>
            <w:webHidden/>
          </w:rPr>
          <w:fldChar w:fldCharType="separate"/>
        </w:r>
        <w:r w:rsidR="00766D0E" w:rsidDel="0036397F">
          <w:rPr>
            <w:noProof/>
            <w:webHidden/>
          </w:rPr>
          <w:delText>13</w:delText>
        </w:r>
        <w:r w:rsidR="00766D0E" w:rsidDel="0036397F">
          <w:rPr>
            <w:b w:val="0"/>
            <w:noProof/>
            <w:webHidden/>
          </w:rPr>
          <w:fldChar w:fldCharType="end"/>
        </w:r>
        <w:r w:rsidDel="0036397F">
          <w:rPr>
            <w:b w:val="0"/>
            <w:noProof/>
          </w:rPr>
          <w:fldChar w:fldCharType="end"/>
        </w:r>
      </w:del>
    </w:p>
    <w:p w14:paraId="10AC9377" w14:textId="29D835CB" w:rsidR="00766D0E" w:rsidDel="0036397F" w:rsidRDefault="0036397F">
      <w:pPr>
        <w:pStyle w:val="Heading1"/>
        <w:rPr>
          <w:del w:id="117" w:author="Nhân Nguyễn" w:date="2019-12-04T10:05:00Z"/>
          <w:rFonts w:eastAsiaTheme="minorEastAsia" w:cstheme="minorBidi"/>
          <w:noProof/>
          <w:sz w:val="22"/>
          <w:szCs w:val="22"/>
        </w:rPr>
        <w:pPrChange w:id="118" w:author="Nhân Nguyễn" w:date="2019-12-04T11:02:00Z">
          <w:pPr>
            <w:pStyle w:val="TOC4"/>
            <w:tabs>
              <w:tab w:val="right" w:leader="dot" w:pos="9046"/>
            </w:tabs>
          </w:pPr>
        </w:pPrChange>
      </w:pPr>
      <w:del w:id="119" w:author="Nhân Nguyễn" w:date="2019-12-04T10:05:00Z">
        <w:r w:rsidDel="0036397F">
          <w:rPr>
            <w:b w:val="0"/>
          </w:rPr>
          <w:fldChar w:fldCharType="begin"/>
        </w:r>
        <w:r w:rsidDel="0036397F">
          <w:delInstrText xml:space="preserve"> HYPERLINK \l "_Toc26280299" </w:delInstrText>
        </w:r>
        <w:r w:rsidDel="0036397F">
          <w:rPr>
            <w:b w:val="0"/>
          </w:rPr>
          <w:fldChar w:fldCharType="separate"/>
        </w:r>
        <w:r w:rsidR="00766D0E" w:rsidRPr="001259E4" w:rsidDel="0036397F">
          <w:rPr>
            <w:rStyle w:val="Hyperlink"/>
            <w:noProof/>
          </w:rPr>
          <w:delText>2.2.5.2 Ưu điểm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_Toc26280299 \h </w:delInstrText>
        </w:r>
        <w:r w:rsidR="00766D0E" w:rsidDel="0036397F">
          <w:rPr>
            <w:b w:val="0"/>
            <w:noProof/>
            <w:webHidden/>
          </w:rPr>
        </w:r>
        <w:r w:rsidR="00766D0E" w:rsidDel="0036397F">
          <w:rPr>
            <w:b w:val="0"/>
            <w:noProof/>
            <w:webHidden/>
          </w:rPr>
          <w:fldChar w:fldCharType="separate"/>
        </w:r>
        <w:r w:rsidR="00766D0E" w:rsidDel="0036397F">
          <w:rPr>
            <w:noProof/>
            <w:webHidden/>
          </w:rPr>
          <w:delText>14</w:delText>
        </w:r>
        <w:r w:rsidR="00766D0E" w:rsidDel="0036397F">
          <w:rPr>
            <w:b w:val="0"/>
            <w:noProof/>
            <w:webHidden/>
          </w:rPr>
          <w:fldChar w:fldCharType="end"/>
        </w:r>
        <w:r w:rsidDel="0036397F">
          <w:rPr>
            <w:b w:val="0"/>
            <w:noProof/>
          </w:rPr>
          <w:fldChar w:fldCharType="end"/>
        </w:r>
      </w:del>
    </w:p>
    <w:p w14:paraId="47A20729" w14:textId="023CD45B" w:rsidR="00766D0E" w:rsidDel="0036397F" w:rsidRDefault="0036397F">
      <w:pPr>
        <w:pStyle w:val="Heading1"/>
        <w:rPr>
          <w:del w:id="120" w:author="Nhân Nguyễn" w:date="2019-12-04T10:05:00Z"/>
          <w:rFonts w:eastAsiaTheme="minorEastAsia" w:cstheme="minorBidi"/>
          <w:noProof/>
          <w:sz w:val="22"/>
          <w:szCs w:val="22"/>
        </w:rPr>
        <w:pPrChange w:id="121" w:author="Nhân Nguyễn" w:date="2019-12-04T11:02:00Z">
          <w:pPr>
            <w:pStyle w:val="TOC4"/>
            <w:tabs>
              <w:tab w:val="right" w:leader="dot" w:pos="9046"/>
            </w:tabs>
          </w:pPr>
        </w:pPrChange>
      </w:pPr>
      <w:del w:id="122" w:author="Nhân Nguyễn" w:date="2019-12-04T10:05:00Z">
        <w:r w:rsidDel="0036397F">
          <w:rPr>
            <w:b w:val="0"/>
          </w:rPr>
          <w:fldChar w:fldCharType="begin"/>
        </w:r>
        <w:r w:rsidDel="0036397F">
          <w:delInstrText xml:space="preserve"> HYPERLINK \l "_Toc26280300" </w:delInstrText>
        </w:r>
        <w:r w:rsidDel="0036397F">
          <w:rPr>
            <w:b w:val="0"/>
          </w:rPr>
          <w:fldChar w:fldCharType="separate"/>
        </w:r>
        <w:r w:rsidR="00766D0E" w:rsidRPr="001259E4" w:rsidDel="0036397F">
          <w:rPr>
            <w:rStyle w:val="Hyperlink"/>
            <w:noProof/>
          </w:rPr>
          <w:delText>2.2.5.3 Nhược điểm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_Toc26280300 \h </w:delInstrText>
        </w:r>
        <w:r w:rsidR="00766D0E" w:rsidDel="0036397F">
          <w:rPr>
            <w:b w:val="0"/>
            <w:noProof/>
            <w:webHidden/>
          </w:rPr>
        </w:r>
        <w:r w:rsidR="00766D0E" w:rsidDel="0036397F">
          <w:rPr>
            <w:b w:val="0"/>
            <w:noProof/>
            <w:webHidden/>
          </w:rPr>
          <w:fldChar w:fldCharType="separate"/>
        </w:r>
        <w:r w:rsidR="00766D0E" w:rsidDel="0036397F">
          <w:rPr>
            <w:noProof/>
            <w:webHidden/>
          </w:rPr>
          <w:delText>14</w:delText>
        </w:r>
        <w:r w:rsidR="00766D0E" w:rsidDel="0036397F">
          <w:rPr>
            <w:b w:val="0"/>
            <w:noProof/>
            <w:webHidden/>
          </w:rPr>
          <w:fldChar w:fldCharType="end"/>
        </w:r>
        <w:r w:rsidDel="0036397F">
          <w:rPr>
            <w:b w:val="0"/>
            <w:noProof/>
          </w:rPr>
          <w:fldChar w:fldCharType="end"/>
        </w:r>
      </w:del>
    </w:p>
    <w:p w14:paraId="2DF97BF3" w14:textId="6BBEF800" w:rsidR="00766D0E" w:rsidDel="0036397F" w:rsidRDefault="0036397F">
      <w:pPr>
        <w:pStyle w:val="Heading1"/>
        <w:rPr>
          <w:del w:id="123" w:author="Nhân Nguyễn" w:date="2019-12-04T10:05:00Z"/>
          <w:rFonts w:eastAsiaTheme="minorEastAsia" w:cstheme="minorBidi"/>
          <w:noProof/>
          <w:sz w:val="22"/>
          <w:szCs w:val="22"/>
        </w:rPr>
        <w:pPrChange w:id="124" w:author="Nhân Nguyễn" w:date="2019-12-04T11:02:00Z">
          <w:pPr>
            <w:pStyle w:val="TOC1"/>
            <w:tabs>
              <w:tab w:val="right" w:leader="dot" w:pos="9046"/>
            </w:tabs>
          </w:pPr>
        </w:pPrChange>
      </w:pPr>
      <w:del w:id="125" w:author="Nhân Nguyễn" w:date="2019-12-04T10:05:00Z">
        <w:r w:rsidDel="0036397F">
          <w:rPr>
            <w:b w:val="0"/>
          </w:rPr>
          <w:fldChar w:fldCharType="begin"/>
        </w:r>
        <w:r w:rsidDel="0036397F">
          <w:delInstrText xml:space="preserve"> HYPERLINK \l "_Toc26280301" </w:delInstrText>
        </w:r>
        <w:r w:rsidDel="0036397F">
          <w:rPr>
            <w:b w:val="0"/>
          </w:rPr>
          <w:fldChar w:fldCharType="separate"/>
        </w:r>
        <w:r w:rsidR="00766D0E" w:rsidRPr="001259E4" w:rsidDel="0036397F">
          <w:rPr>
            <w:rStyle w:val="Hyperlink"/>
            <w:noProof/>
          </w:rPr>
          <w:delText>Chương 3: KẾT QUẢ THỰC NGHIỆM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_Toc26280301 \h </w:delInstrText>
        </w:r>
        <w:r w:rsidR="00766D0E" w:rsidDel="0036397F">
          <w:rPr>
            <w:b w:val="0"/>
            <w:noProof/>
            <w:webHidden/>
          </w:rPr>
        </w:r>
        <w:r w:rsidR="00766D0E" w:rsidDel="0036397F">
          <w:rPr>
            <w:b w:val="0"/>
            <w:noProof/>
            <w:webHidden/>
          </w:rPr>
          <w:fldChar w:fldCharType="separate"/>
        </w:r>
        <w:r w:rsidR="00766D0E" w:rsidDel="0036397F">
          <w:rPr>
            <w:noProof/>
            <w:webHidden/>
          </w:rPr>
          <w:delText>15</w:delText>
        </w:r>
        <w:r w:rsidR="00766D0E" w:rsidDel="0036397F">
          <w:rPr>
            <w:b w:val="0"/>
            <w:noProof/>
            <w:webHidden/>
          </w:rPr>
          <w:fldChar w:fldCharType="end"/>
        </w:r>
        <w:r w:rsidDel="0036397F">
          <w:rPr>
            <w:b w:val="0"/>
            <w:noProof/>
          </w:rPr>
          <w:fldChar w:fldCharType="end"/>
        </w:r>
      </w:del>
    </w:p>
    <w:p w14:paraId="5714DAC3" w14:textId="03569F8C" w:rsidR="00766D0E" w:rsidDel="0036397F" w:rsidRDefault="0036397F">
      <w:pPr>
        <w:pStyle w:val="Heading1"/>
        <w:rPr>
          <w:del w:id="126" w:author="Nhân Nguyễn" w:date="2019-12-04T10:05:00Z"/>
          <w:rFonts w:eastAsiaTheme="minorEastAsia" w:cstheme="minorBidi"/>
          <w:noProof/>
          <w:sz w:val="22"/>
          <w:szCs w:val="22"/>
        </w:rPr>
        <w:pPrChange w:id="127" w:author="Nhân Nguyễn" w:date="2019-12-04T11:02:00Z">
          <w:pPr>
            <w:pStyle w:val="TOC2"/>
            <w:tabs>
              <w:tab w:val="right" w:leader="dot" w:pos="9046"/>
            </w:tabs>
          </w:pPr>
        </w:pPrChange>
      </w:pPr>
      <w:del w:id="128" w:author="Nhân Nguyễn" w:date="2019-12-04T10:05:00Z">
        <w:r w:rsidDel="0036397F">
          <w:rPr>
            <w:b w:val="0"/>
          </w:rPr>
          <w:fldChar w:fldCharType="begin"/>
        </w:r>
        <w:r w:rsidDel="0036397F">
          <w:delInstrText xml:space="preserve"> HYPERLINK \l "_Toc26280302" </w:delInstrText>
        </w:r>
        <w:r w:rsidDel="0036397F">
          <w:rPr>
            <w:b w:val="0"/>
          </w:rPr>
          <w:fldChar w:fldCharType="separate"/>
        </w:r>
        <w:r w:rsidR="00766D0E" w:rsidRPr="001259E4" w:rsidDel="0036397F">
          <w:rPr>
            <w:rStyle w:val="Hyperlink"/>
            <w:noProof/>
          </w:rPr>
          <w:delText>3.1 MÔ HÌNH SƠ ĐỒ ERD</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_Toc26280302 \h </w:delInstrText>
        </w:r>
        <w:r w:rsidR="00766D0E" w:rsidDel="0036397F">
          <w:rPr>
            <w:b w:val="0"/>
            <w:noProof/>
            <w:webHidden/>
          </w:rPr>
        </w:r>
        <w:r w:rsidR="00766D0E" w:rsidDel="0036397F">
          <w:rPr>
            <w:b w:val="0"/>
            <w:noProof/>
            <w:webHidden/>
          </w:rPr>
          <w:fldChar w:fldCharType="separate"/>
        </w:r>
        <w:r w:rsidR="00766D0E" w:rsidDel="0036397F">
          <w:rPr>
            <w:noProof/>
            <w:webHidden/>
          </w:rPr>
          <w:delText>15</w:delText>
        </w:r>
        <w:r w:rsidR="00766D0E" w:rsidDel="0036397F">
          <w:rPr>
            <w:b w:val="0"/>
            <w:noProof/>
            <w:webHidden/>
          </w:rPr>
          <w:fldChar w:fldCharType="end"/>
        </w:r>
        <w:r w:rsidDel="0036397F">
          <w:rPr>
            <w:b w:val="0"/>
            <w:noProof/>
          </w:rPr>
          <w:fldChar w:fldCharType="end"/>
        </w:r>
      </w:del>
    </w:p>
    <w:p w14:paraId="5619619A" w14:textId="5D2C63BA" w:rsidR="00766D0E" w:rsidDel="0036397F" w:rsidRDefault="0036397F">
      <w:pPr>
        <w:pStyle w:val="Heading1"/>
        <w:rPr>
          <w:del w:id="129" w:author="Nhân Nguyễn" w:date="2019-12-04T10:05:00Z"/>
          <w:rFonts w:eastAsiaTheme="minorEastAsia" w:cstheme="minorBidi"/>
          <w:noProof/>
          <w:sz w:val="22"/>
          <w:szCs w:val="22"/>
        </w:rPr>
        <w:pPrChange w:id="130" w:author="Nhân Nguyễn" w:date="2019-12-04T11:02:00Z">
          <w:pPr>
            <w:pStyle w:val="TOC3"/>
            <w:tabs>
              <w:tab w:val="right" w:leader="dot" w:pos="9046"/>
            </w:tabs>
          </w:pPr>
        </w:pPrChange>
      </w:pPr>
      <w:del w:id="131" w:author="Nhân Nguyễn" w:date="2019-12-04T10:05:00Z">
        <w:r w:rsidDel="0036397F">
          <w:rPr>
            <w:b w:val="0"/>
          </w:rPr>
          <w:fldChar w:fldCharType="begin"/>
        </w:r>
        <w:r w:rsidDel="0036397F">
          <w:delInstrText xml:space="preserve"> HYPERLINK \l "_Toc26280303" </w:delInstrText>
        </w:r>
        <w:r w:rsidDel="0036397F">
          <w:rPr>
            <w:b w:val="0"/>
          </w:rPr>
          <w:fldChar w:fldCharType="separate"/>
        </w:r>
        <w:r w:rsidR="00766D0E" w:rsidRPr="001259E4" w:rsidDel="0036397F">
          <w:rPr>
            <w:rStyle w:val="Hyperlink"/>
            <w:noProof/>
          </w:rPr>
          <w:delText>3.1.1 Mô hình ERD tổng quát</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_Toc26280303 \h </w:delInstrText>
        </w:r>
        <w:r w:rsidR="00766D0E" w:rsidDel="0036397F">
          <w:rPr>
            <w:b w:val="0"/>
            <w:noProof/>
            <w:webHidden/>
          </w:rPr>
        </w:r>
        <w:r w:rsidR="00766D0E" w:rsidDel="0036397F">
          <w:rPr>
            <w:b w:val="0"/>
            <w:noProof/>
            <w:webHidden/>
          </w:rPr>
          <w:fldChar w:fldCharType="separate"/>
        </w:r>
        <w:r w:rsidR="00766D0E" w:rsidDel="0036397F">
          <w:rPr>
            <w:noProof/>
            <w:webHidden/>
          </w:rPr>
          <w:delText>15</w:delText>
        </w:r>
        <w:r w:rsidR="00766D0E" w:rsidDel="0036397F">
          <w:rPr>
            <w:b w:val="0"/>
            <w:noProof/>
            <w:webHidden/>
          </w:rPr>
          <w:fldChar w:fldCharType="end"/>
        </w:r>
        <w:r w:rsidDel="0036397F">
          <w:rPr>
            <w:b w:val="0"/>
            <w:noProof/>
          </w:rPr>
          <w:fldChar w:fldCharType="end"/>
        </w:r>
      </w:del>
    </w:p>
    <w:p w14:paraId="26C226F7" w14:textId="482E2F9B" w:rsidR="00766D0E" w:rsidDel="0036397F" w:rsidRDefault="0036397F">
      <w:pPr>
        <w:pStyle w:val="Heading1"/>
        <w:rPr>
          <w:del w:id="132" w:author="Nhân Nguyễn" w:date="2019-12-04T10:05:00Z"/>
          <w:rFonts w:eastAsiaTheme="minorEastAsia" w:cstheme="minorBidi"/>
          <w:noProof/>
          <w:sz w:val="22"/>
          <w:szCs w:val="22"/>
        </w:rPr>
        <w:pPrChange w:id="133" w:author="Nhân Nguyễn" w:date="2019-12-04T11:02:00Z">
          <w:pPr>
            <w:pStyle w:val="TOC3"/>
            <w:tabs>
              <w:tab w:val="right" w:leader="dot" w:pos="9046"/>
            </w:tabs>
          </w:pPr>
        </w:pPrChange>
      </w:pPr>
      <w:del w:id="134" w:author="Nhân Nguyễn" w:date="2019-12-04T10:05:00Z">
        <w:r w:rsidDel="0036397F">
          <w:rPr>
            <w:b w:val="0"/>
          </w:rPr>
          <w:fldChar w:fldCharType="begin"/>
        </w:r>
        <w:r w:rsidDel="0036397F">
          <w:delInstrText xml:space="preserve"> HYPERLINK \l "_Toc26280304" </w:delInstrText>
        </w:r>
        <w:r w:rsidDel="0036397F">
          <w:rPr>
            <w:b w:val="0"/>
          </w:rPr>
          <w:fldChar w:fldCharType="separate"/>
        </w:r>
        <w:r w:rsidR="00766D0E" w:rsidRPr="001259E4" w:rsidDel="0036397F">
          <w:rPr>
            <w:rStyle w:val="Hyperlink"/>
            <w:noProof/>
          </w:rPr>
          <w:delText>3.1.2 Mô hình ERD chi tiết</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_Toc26280304 \h </w:delInstrText>
        </w:r>
        <w:r w:rsidR="00766D0E" w:rsidDel="0036397F">
          <w:rPr>
            <w:b w:val="0"/>
            <w:noProof/>
            <w:webHidden/>
          </w:rPr>
        </w:r>
        <w:r w:rsidR="00766D0E" w:rsidDel="0036397F">
          <w:rPr>
            <w:b w:val="0"/>
            <w:noProof/>
            <w:webHidden/>
          </w:rPr>
          <w:fldChar w:fldCharType="separate"/>
        </w:r>
        <w:r w:rsidR="00766D0E" w:rsidDel="0036397F">
          <w:rPr>
            <w:noProof/>
            <w:webHidden/>
          </w:rPr>
          <w:delText>15</w:delText>
        </w:r>
        <w:r w:rsidR="00766D0E" w:rsidDel="0036397F">
          <w:rPr>
            <w:b w:val="0"/>
            <w:noProof/>
            <w:webHidden/>
          </w:rPr>
          <w:fldChar w:fldCharType="end"/>
        </w:r>
        <w:r w:rsidDel="0036397F">
          <w:rPr>
            <w:b w:val="0"/>
            <w:noProof/>
          </w:rPr>
          <w:fldChar w:fldCharType="end"/>
        </w:r>
      </w:del>
    </w:p>
    <w:p w14:paraId="015D994B" w14:textId="692F959E" w:rsidR="00766D0E" w:rsidDel="0036397F" w:rsidRDefault="0036397F">
      <w:pPr>
        <w:pStyle w:val="Heading1"/>
        <w:rPr>
          <w:del w:id="135" w:author="Nhân Nguyễn" w:date="2019-12-04T10:05:00Z"/>
          <w:rFonts w:eastAsiaTheme="minorEastAsia" w:cstheme="minorBidi"/>
          <w:noProof/>
          <w:sz w:val="22"/>
          <w:szCs w:val="22"/>
        </w:rPr>
        <w:pPrChange w:id="136" w:author="Nhân Nguyễn" w:date="2019-12-04T11:02:00Z">
          <w:pPr>
            <w:pStyle w:val="TOC2"/>
            <w:tabs>
              <w:tab w:val="right" w:leader="dot" w:pos="9046"/>
            </w:tabs>
          </w:pPr>
        </w:pPrChange>
      </w:pPr>
      <w:del w:id="137" w:author="Nhân Nguyễn" w:date="2019-12-04T10:05:00Z">
        <w:r w:rsidDel="0036397F">
          <w:rPr>
            <w:b w:val="0"/>
          </w:rPr>
          <w:fldChar w:fldCharType="begin"/>
        </w:r>
        <w:r w:rsidDel="0036397F">
          <w:delInstrText xml:space="preserve"> HYPERLINK \l "_Toc26280305" </w:delInstrText>
        </w:r>
        <w:r w:rsidDel="0036397F">
          <w:rPr>
            <w:b w:val="0"/>
          </w:rPr>
          <w:fldChar w:fldCharType="separate"/>
        </w:r>
        <w:r w:rsidR="00766D0E" w:rsidRPr="001259E4" w:rsidDel="0036397F">
          <w:rPr>
            <w:rStyle w:val="Hyperlink"/>
            <w:noProof/>
          </w:rPr>
          <w:delText>3.2 MÔ HÌNH VẬT LÝ</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_Toc26280305 \h </w:delInstrText>
        </w:r>
        <w:r w:rsidR="00766D0E" w:rsidDel="0036397F">
          <w:rPr>
            <w:b w:val="0"/>
            <w:noProof/>
            <w:webHidden/>
          </w:rPr>
        </w:r>
        <w:r w:rsidR="00766D0E" w:rsidDel="0036397F">
          <w:rPr>
            <w:b w:val="0"/>
            <w:noProof/>
            <w:webHidden/>
          </w:rPr>
          <w:fldChar w:fldCharType="separate"/>
        </w:r>
        <w:r w:rsidR="00766D0E" w:rsidDel="0036397F">
          <w:rPr>
            <w:noProof/>
            <w:webHidden/>
          </w:rPr>
          <w:delText>19</w:delText>
        </w:r>
        <w:r w:rsidR="00766D0E" w:rsidDel="0036397F">
          <w:rPr>
            <w:b w:val="0"/>
            <w:noProof/>
            <w:webHidden/>
          </w:rPr>
          <w:fldChar w:fldCharType="end"/>
        </w:r>
        <w:r w:rsidDel="0036397F">
          <w:rPr>
            <w:b w:val="0"/>
            <w:noProof/>
          </w:rPr>
          <w:fldChar w:fldCharType="end"/>
        </w:r>
      </w:del>
    </w:p>
    <w:p w14:paraId="7ECE7143" w14:textId="6BA92FE4" w:rsidR="00766D0E" w:rsidDel="0036397F" w:rsidRDefault="0036397F">
      <w:pPr>
        <w:pStyle w:val="Heading1"/>
        <w:rPr>
          <w:del w:id="138" w:author="Nhân Nguyễn" w:date="2019-12-04T10:05:00Z"/>
          <w:rFonts w:eastAsiaTheme="minorEastAsia" w:cstheme="minorBidi"/>
          <w:noProof/>
          <w:sz w:val="22"/>
          <w:szCs w:val="22"/>
        </w:rPr>
        <w:pPrChange w:id="139" w:author="Nhân Nguyễn" w:date="2019-12-04T11:02:00Z">
          <w:pPr>
            <w:pStyle w:val="TOC2"/>
            <w:tabs>
              <w:tab w:val="right" w:leader="dot" w:pos="9046"/>
            </w:tabs>
          </w:pPr>
        </w:pPrChange>
      </w:pPr>
      <w:del w:id="140" w:author="Nhân Nguyễn" w:date="2019-12-04T10:05:00Z">
        <w:r w:rsidDel="0036397F">
          <w:rPr>
            <w:b w:val="0"/>
          </w:rPr>
          <w:fldChar w:fldCharType="begin"/>
        </w:r>
        <w:r w:rsidDel="0036397F">
          <w:delInstrText xml:space="preserve"> HYPERLINK \l "_Toc26280306" </w:delInstrText>
        </w:r>
        <w:r w:rsidDel="0036397F">
          <w:rPr>
            <w:b w:val="0"/>
          </w:rPr>
          <w:fldChar w:fldCharType="separate"/>
        </w:r>
        <w:r w:rsidR="00766D0E" w:rsidRPr="001259E4" w:rsidDel="0036397F">
          <w:rPr>
            <w:rStyle w:val="Hyperlink"/>
            <w:noProof/>
          </w:rPr>
          <w:delText>3.3 MỘT SỐ GIAO DIỆN VÀ CHỨC NĂNG CHÍNH</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_Toc26280306 \h </w:delInstrText>
        </w:r>
        <w:r w:rsidR="00766D0E" w:rsidDel="0036397F">
          <w:rPr>
            <w:b w:val="0"/>
            <w:noProof/>
            <w:webHidden/>
          </w:rPr>
        </w:r>
        <w:r w:rsidR="00766D0E" w:rsidDel="0036397F">
          <w:rPr>
            <w:b w:val="0"/>
            <w:noProof/>
            <w:webHidden/>
          </w:rPr>
          <w:fldChar w:fldCharType="separate"/>
        </w:r>
        <w:r w:rsidR="00766D0E" w:rsidDel="0036397F">
          <w:rPr>
            <w:noProof/>
            <w:webHidden/>
          </w:rPr>
          <w:delText>24</w:delText>
        </w:r>
        <w:r w:rsidR="00766D0E" w:rsidDel="0036397F">
          <w:rPr>
            <w:b w:val="0"/>
            <w:noProof/>
            <w:webHidden/>
          </w:rPr>
          <w:fldChar w:fldCharType="end"/>
        </w:r>
        <w:r w:rsidDel="0036397F">
          <w:rPr>
            <w:b w:val="0"/>
            <w:noProof/>
          </w:rPr>
          <w:fldChar w:fldCharType="end"/>
        </w:r>
      </w:del>
    </w:p>
    <w:p w14:paraId="50DC1F2F" w14:textId="210BE3DD" w:rsidR="00766D0E" w:rsidDel="0036397F" w:rsidRDefault="0036397F">
      <w:pPr>
        <w:pStyle w:val="Heading1"/>
        <w:rPr>
          <w:del w:id="141" w:author="Nhân Nguyễn" w:date="2019-12-04T10:05:00Z"/>
          <w:rFonts w:eastAsiaTheme="minorEastAsia" w:cstheme="minorBidi"/>
          <w:noProof/>
          <w:sz w:val="22"/>
          <w:szCs w:val="22"/>
        </w:rPr>
        <w:pPrChange w:id="142" w:author="Nhân Nguyễn" w:date="2019-12-04T11:02:00Z">
          <w:pPr>
            <w:pStyle w:val="TOC3"/>
            <w:tabs>
              <w:tab w:val="right" w:leader="dot" w:pos="9046"/>
            </w:tabs>
          </w:pPr>
        </w:pPrChange>
      </w:pPr>
      <w:del w:id="143" w:author="Nhân Nguyễn" w:date="2019-12-04T10:05:00Z">
        <w:r w:rsidDel="0036397F">
          <w:rPr>
            <w:b w:val="0"/>
          </w:rPr>
          <w:fldChar w:fldCharType="begin"/>
        </w:r>
        <w:r w:rsidDel="0036397F">
          <w:delInstrText xml:space="preserve"> HYPERLINK \l "_Toc26280307" </w:delInstrText>
        </w:r>
        <w:r w:rsidDel="0036397F">
          <w:rPr>
            <w:b w:val="0"/>
          </w:rPr>
          <w:fldChar w:fldCharType="separate"/>
        </w:r>
        <w:r w:rsidR="00766D0E" w:rsidRPr="001259E4" w:rsidDel="0036397F">
          <w:rPr>
            <w:rStyle w:val="Hyperlink"/>
            <w:noProof/>
          </w:rPr>
          <w:delText>3.3.1 Các trang người dùng</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_Toc26280307 \h </w:delInstrText>
        </w:r>
        <w:r w:rsidR="00766D0E" w:rsidDel="0036397F">
          <w:rPr>
            <w:b w:val="0"/>
            <w:noProof/>
            <w:webHidden/>
          </w:rPr>
        </w:r>
        <w:r w:rsidR="00766D0E" w:rsidDel="0036397F">
          <w:rPr>
            <w:b w:val="0"/>
            <w:noProof/>
            <w:webHidden/>
          </w:rPr>
          <w:fldChar w:fldCharType="separate"/>
        </w:r>
        <w:r w:rsidR="00766D0E" w:rsidDel="0036397F">
          <w:rPr>
            <w:noProof/>
            <w:webHidden/>
          </w:rPr>
          <w:delText>24</w:delText>
        </w:r>
        <w:r w:rsidR="00766D0E" w:rsidDel="0036397F">
          <w:rPr>
            <w:b w:val="0"/>
            <w:noProof/>
            <w:webHidden/>
          </w:rPr>
          <w:fldChar w:fldCharType="end"/>
        </w:r>
        <w:r w:rsidDel="0036397F">
          <w:rPr>
            <w:b w:val="0"/>
            <w:noProof/>
          </w:rPr>
          <w:fldChar w:fldCharType="end"/>
        </w:r>
      </w:del>
    </w:p>
    <w:p w14:paraId="27A53F98" w14:textId="292BECA0" w:rsidR="00766D0E" w:rsidDel="0036397F" w:rsidRDefault="0036397F">
      <w:pPr>
        <w:pStyle w:val="Heading1"/>
        <w:rPr>
          <w:del w:id="144" w:author="Nhân Nguyễn" w:date="2019-12-04T10:05:00Z"/>
          <w:rFonts w:eastAsiaTheme="minorEastAsia" w:cstheme="minorBidi"/>
          <w:noProof/>
          <w:sz w:val="22"/>
          <w:szCs w:val="22"/>
        </w:rPr>
        <w:pPrChange w:id="145" w:author="Nhân Nguyễn" w:date="2019-12-04T11:02:00Z">
          <w:pPr>
            <w:pStyle w:val="TOC3"/>
            <w:tabs>
              <w:tab w:val="right" w:leader="dot" w:pos="9046"/>
            </w:tabs>
          </w:pPr>
        </w:pPrChange>
      </w:pPr>
      <w:del w:id="146" w:author="Nhân Nguyễn" w:date="2019-12-04T10:05:00Z">
        <w:r w:rsidDel="0036397F">
          <w:rPr>
            <w:b w:val="0"/>
          </w:rPr>
          <w:fldChar w:fldCharType="begin"/>
        </w:r>
        <w:r w:rsidDel="0036397F">
          <w:delInstrText xml:space="preserve"> HYPERLINK \l "_Toc26280308" </w:delInstrText>
        </w:r>
        <w:r w:rsidDel="0036397F">
          <w:rPr>
            <w:b w:val="0"/>
          </w:rPr>
          <w:fldChar w:fldCharType="separate"/>
        </w:r>
        <w:r w:rsidR="00766D0E" w:rsidRPr="001259E4" w:rsidDel="0036397F">
          <w:rPr>
            <w:rStyle w:val="Hyperlink"/>
            <w:noProof/>
          </w:rPr>
          <w:delText>3.3.2 Các trang quản trị</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_Toc26280308 \h </w:delInstrText>
        </w:r>
        <w:r w:rsidR="00766D0E" w:rsidDel="0036397F">
          <w:rPr>
            <w:b w:val="0"/>
            <w:noProof/>
            <w:webHidden/>
          </w:rPr>
        </w:r>
        <w:r w:rsidR="00766D0E" w:rsidDel="0036397F">
          <w:rPr>
            <w:b w:val="0"/>
            <w:noProof/>
            <w:webHidden/>
          </w:rPr>
          <w:fldChar w:fldCharType="separate"/>
        </w:r>
        <w:r w:rsidR="00766D0E" w:rsidDel="0036397F">
          <w:rPr>
            <w:noProof/>
            <w:webHidden/>
          </w:rPr>
          <w:delText>34</w:delText>
        </w:r>
        <w:r w:rsidR="00766D0E" w:rsidDel="0036397F">
          <w:rPr>
            <w:b w:val="0"/>
            <w:noProof/>
            <w:webHidden/>
          </w:rPr>
          <w:fldChar w:fldCharType="end"/>
        </w:r>
        <w:r w:rsidDel="0036397F">
          <w:rPr>
            <w:b w:val="0"/>
            <w:noProof/>
          </w:rPr>
          <w:fldChar w:fldCharType="end"/>
        </w:r>
      </w:del>
    </w:p>
    <w:p w14:paraId="098564D1" w14:textId="7ED6BC07" w:rsidR="00766D0E" w:rsidDel="0036397F" w:rsidRDefault="0036397F">
      <w:pPr>
        <w:pStyle w:val="Heading1"/>
        <w:rPr>
          <w:del w:id="147" w:author="Nhân Nguyễn" w:date="2019-12-04T10:05:00Z"/>
          <w:rFonts w:eastAsiaTheme="minorEastAsia" w:cstheme="minorBidi"/>
          <w:noProof/>
          <w:sz w:val="22"/>
          <w:szCs w:val="22"/>
        </w:rPr>
        <w:pPrChange w:id="148" w:author="Nhân Nguyễn" w:date="2019-12-04T11:02:00Z">
          <w:pPr>
            <w:pStyle w:val="TOC1"/>
            <w:tabs>
              <w:tab w:val="right" w:leader="dot" w:pos="9046"/>
            </w:tabs>
          </w:pPr>
        </w:pPrChange>
      </w:pPr>
      <w:del w:id="149" w:author="Nhân Nguyễn" w:date="2019-12-04T10:05:00Z">
        <w:r w:rsidDel="0036397F">
          <w:rPr>
            <w:b w:val="0"/>
          </w:rPr>
          <w:fldChar w:fldCharType="begin"/>
        </w:r>
        <w:r w:rsidDel="0036397F">
          <w:delInstrText xml:space="preserve"> HYPERLINK \l "_Toc26280309" </w:delInstrText>
        </w:r>
        <w:r w:rsidDel="0036397F">
          <w:rPr>
            <w:b w:val="0"/>
          </w:rPr>
          <w:fldChar w:fldCharType="separate"/>
        </w:r>
        <w:r w:rsidR="00766D0E" w:rsidRPr="001259E4" w:rsidDel="0036397F">
          <w:rPr>
            <w:rStyle w:val="Hyperlink"/>
            <w:noProof/>
          </w:rPr>
          <w:delText>Chương 4:KẾT LUẬN – KIẾN NGHỊ</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_Toc26280309 \h </w:delInstrText>
        </w:r>
        <w:r w:rsidR="00766D0E" w:rsidDel="0036397F">
          <w:rPr>
            <w:b w:val="0"/>
            <w:noProof/>
            <w:webHidden/>
          </w:rPr>
        </w:r>
        <w:r w:rsidR="00766D0E" w:rsidDel="0036397F">
          <w:rPr>
            <w:b w:val="0"/>
            <w:noProof/>
            <w:webHidden/>
          </w:rPr>
          <w:fldChar w:fldCharType="separate"/>
        </w:r>
        <w:r w:rsidR="00766D0E" w:rsidDel="0036397F">
          <w:rPr>
            <w:noProof/>
            <w:webHidden/>
          </w:rPr>
          <w:delText>38</w:delText>
        </w:r>
        <w:r w:rsidR="00766D0E" w:rsidDel="0036397F">
          <w:rPr>
            <w:b w:val="0"/>
            <w:noProof/>
            <w:webHidden/>
          </w:rPr>
          <w:fldChar w:fldCharType="end"/>
        </w:r>
        <w:r w:rsidDel="0036397F">
          <w:rPr>
            <w:b w:val="0"/>
            <w:noProof/>
          </w:rPr>
          <w:fldChar w:fldCharType="end"/>
        </w:r>
      </w:del>
    </w:p>
    <w:p w14:paraId="5D795B0C" w14:textId="2596F6AB" w:rsidR="00766D0E" w:rsidDel="0036397F" w:rsidRDefault="0036397F">
      <w:pPr>
        <w:pStyle w:val="Heading1"/>
        <w:rPr>
          <w:del w:id="150" w:author="Nhân Nguyễn" w:date="2019-12-04T10:05:00Z"/>
          <w:rFonts w:eastAsiaTheme="minorEastAsia" w:cstheme="minorBidi"/>
          <w:noProof/>
          <w:sz w:val="22"/>
          <w:szCs w:val="22"/>
        </w:rPr>
        <w:pPrChange w:id="151" w:author="Nhân Nguyễn" w:date="2019-12-04T11:02:00Z">
          <w:pPr>
            <w:pStyle w:val="TOC2"/>
            <w:tabs>
              <w:tab w:val="right" w:leader="dot" w:pos="9046"/>
            </w:tabs>
          </w:pPr>
        </w:pPrChange>
      </w:pPr>
      <w:del w:id="152" w:author="Nhân Nguyễn" w:date="2019-12-04T10:05:00Z">
        <w:r w:rsidDel="0036397F">
          <w:rPr>
            <w:b w:val="0"/>
          </w:rPr>
          <w:fldChar w:fldCharType="begin"/>
        </w:r>
        <w:r w:rsidDel="0036397F">
          <w:delInstrText xml:space="preserve"> HYPERLINK \l "_Toc26280310" </w:delInstrText>
        </w:r>
        <w:r w:rsidDel="0036397F">
          <w:rPr>
            <w:b w:val="0"/>
          </w:rPr>
          <w:fldChar w:fldCharType="separate"/>
        </w:r>
        <w:r w:rsidR="00766D0E" w:rsidRPr="001259E4" w:rsidDel="0036397F">
          <w:rPr>
            <w:rStyle w:val="Hyperlink"/>
            <w:noProof/>
          </w:rPr>
          <w:delText>4.1 KẾT LUẬN</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_Toc26280310 \h </w:delInstrText>
        </w:r>
        <w:r w:rsidR="00766D0E" w:rsidDel="0036397F">
          <w:rPr>
            <w:b w:val="0"/>
            <w:noProof/>
            <w:webHidden/>
          </w:rPr>
        </w:r>
        <w:r w:rsidR="00766D0E" w:rsidDel="0036397F">
          <w:rPr>
            <w:b w:val="0"/>
            <w:noProof/>
            <w:webHidden/>
          </w:rPr>
          <w:fldChar w:fldCharType="separate"/>
        </w:r>
        <w:r w:rsidR="00766D0E" w:rsidDel="0036397F">
          <w:rPr>
            <w:noProof/>
            <w:webHidden/>
          </w:rPr>
          <w:delText>38</w:delText>
        </w:r>
        <w:r w:rsidR="00766D0E" w:rsidDel="0036397F">
          <w:rPr>
            <w:b w:val="0"/>
            <w:noProof/>
            <w:webHidden/>
          </w:rPr>
          <w:fldChar w:fldCharType="end"/>
        </w:r>
        <w:r w:rsidDel="0036397F">
          <w:rPr>
            <w:b w:val="0"/>
            <w:noProof/>
          </w:rPr>
          <w:fldChar w:fldCharType="end"/>
        </w:r>
      </w:del>
    </w:p>
    <w:p w14:paraId="13A6D33F" w14:textId="0C185421" w:rsidR="00766D0E" w:rsidDel="0036397F" w:rsidRDefault="0036397F">
      <w:pPr>
        <w:pStyle w:val="Heading1"/>
        <w:rPr>
          <w:del w:id="153" w:author="Nhân Nguyễn" w:date="2019-12-04T10:05:00Z"/>
          <w:rFonts w:eastAsiaTheme="minorEastAsia" w:cstheme="minorBidi"/>
          <w:noProof/>
          <w:sz w:val="22"/>
          <w:szCs w:val="22"/>
        </w:rPr>
        <w:pPrChange w:id="154" w:author="Nhân Nguyễn" w:date="2019-12-04T11:02:00Z">
          <w:pPr>
            <w:pStyle w:val="TOC3"/>
            <w:tabs>
              <w:tab w:val="right" w:leader="dot" w:pos="9046"/>
            </w:tabs>
          </w:pPr>
        </w:pPrChange>
      </w:pPr>
      <w:del w:id="155" w:author="Nhân Nguyễn" w:date="2019-12-04T10:05:00Z">
        <w:r w:rsidDel="0036397F">
          <w:rPr>
            <w:b w:val="0"/>
          </w:rPr>
          <w:fldChar w:fldCharType="begin"/>
        </w:r>
        <w:r w:rsidDel="0036397F">
          <w:delInstrText xml:space="preserve"> HYPERLINK \l "_Toc26280311" </w:delInstrText>
        </w:r>
        <w:r w:rsidDel="0036397F">
          <w:rPr>
            <w:b w:val="0"/>
          </w:rPr>
          <w:fldChar w:fldCharType="separate"/>
        </w:r>
        <w:r w:rsidR="00766D0E" w:rsidRPr="001259E4" w:rsidDel="0036397F">
          <w:rPr>
            <w:rStyle w:val="Hyperlink"/>
            <w:noProof/>
          </w:rPr>
          <w:delText>4.1.1 Ưu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_Toc26280311 \h </w:delInstrText>
        </w:r>
        <w:r w:rsidR="00766D0E" w:rsidDel="0036397F">
          <w:rPr>
            <w:b w:val="0"/>
            <w:noProof/>
            <w:webHidden/>
          </w:rPr>
        </w:r>
        <w:r w:rsidR="00766D0E" w:rsidDel="0036397F">
          <w:rPr>
            <w:b w:val="0"/>
            <w:noProof/>
            <w:webHidden/>
          </w:rPr>
          <w:fldChar w:fldCharType="separate"/>
        </w:r>
        <w:r w:rsidR="00766D0E" w:rsidDel="0036397F">
          <w:rPr>
            <w:noProof/>
            <w:webHidden/>
          </w:rPr>
          <w:delText>38</w:delText>
        </w:r>
        <w:r w:rsidR="00766D0E" w:rsidDel="0036397F">
          <w:rPr>
            <w:b w:val="0"/>
            <w:noProof/>
            <w:webHidden/>
          </w:rPr>
          <w:fldChar w:fldCharType="end"/>
        </w:r>
        <w:r w:rsidDel="0036397F">
          <w:rPr>
            <w:b w:val="0"/>
            <w:noProof/>
          </w:rPr>
          <w:fldChar w:fldCharType="end"/>
        </w:r>
      </w:del>
    </w:p>
    <w:p w14:paraId="0202E358" w14:textId="7C9551AA" w:rsidR="00766D0E" w:rsidDel="0036397F" w:rsidRDefault="0036397F">
      <w:pPr>
        <w:pStyle w:val="Heading1"/>
        <w:rPr>
          <w:del w:id="156" w:author="Nhân Nguyễn" w:date="2019-12-04T10:05:00Z"/>
          <w:rFonts w:eastAsiaTheme="minorEastAsia" w:cstheme="minorBidi"/>
          <w:noProof/>
          <w:sz w:val="22"/>
          <w:szCs w:val="22"/>
        </w:rPr>
        <w:pPrChange w:id="157" w:author="Nhân Nguyễn" w:date="2019-12-04T11:02:00Z">
          <w:pPr>
            <w:pStyle w:val="TOC3"/>
            <w:tabs>
              <w:tab w:val="right" w:leader="dot" w:pos="9046"/>
            </w:tabs>
          </w:pPr>
        </w:pPrChange>
      </w:pPr>
      <w:del w:id="158" w:author="Nhân Nguyễn" w:date="2019-12-04T10:05:00Z">
        <w:r w:rsidDel="0036397F">
          <w:rPr>
            <w:b w:val="0"/>
          </w:rPr>
          <w:fldChar w:fldCharType="begin"/>
        </w:r>
        <w:r w:rsidDel="0036397F">
          <w:delInstrText xml:space="preserve"> HYPERLINK \l "_Toc26280312" </w:delInstrText>
        </w:r>
        <w:r w:rsidDel="0036397F">
          <w:rPr>
            <w:b w:val="0"/>
          </w:rPr>
          <w:fldChar w:fldCharType="separate"/>
        </w:r>
        <w:r w:rsidR="00766D0E" w:rsidRPr="001259E4" w:rsidDel="0036397F">
          <w:rPr>
            <w:rStyle w:val="Hyperlink"/>
            <w:noProof/>
          </w:rPr>
          <w:delText>Nhược điểm</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_Toc26280312 \h </w:delInstrText>
        </w:r>
        <w:r w:rsidR="00766D0E" w:rsidDel="0036397F">
          <w:rPr>
            <w:b w:val="0"/>
            <w:noProof/>
            <w:webHidden/>
          </w:rPr>
        </w:r>
        <w:r w:rsidR="00766D0E" w:rsidDel="0036397F">
          <w:rPr>
            <w:b w:val="0"/>
            <w:noProof/>
            <w:webHidden/>
          </w:rPr>
          <w:fldChar w:fldCharType="separate"/>
        </w:r>
        <w:r w:rsidR="00766D0E" w:rsidDel="0036397F">
          <w:rPr>
            <w:noProof/>
            <w:webHidden/>
          </w:rPr>
          <w:delText>39</w:delText>
        </w:r>
        <w:r w:rsidR="00766D0E" w:rsidDel="0036397F">
          <w:rPr>
            <w:b w:val="0"/>
            <w:noProof/>
            <w:webHidden/>
          </w:rPr>
          <w:fldChar w:fldCharType="end"/>
        </w:r>
        <w:r w:rsidDel="0036397F">
          <w:rPr>
            <w:b w:val="0"/>
            <w:noProof/>
          </w:rPr>
          <w:fldChar w:fldCharType="end"/>
        </w:r>
      </w:del>
    </w:p>
    <w:p w14:paraId="43D85713" w14:textId="028E0757" w:rsidR="00766D0E" w:rsidDel="0036397F" w:rsidRDefault="0036397F">
      <w:pPr>
        <w:pStyle w:val="Heading1"/>
        <w:rPr>
          <w:del w:id="159" w:author="Nhân Nguyễn" w:date="2019-12-04T10:05:00Z"/>
          <w:rFonts w:eastAsiaTheme="minorEastAsia" w:cstheme="minorBidi"/>
          <w:noProof/>
          <w:sz w:val="22"/>
          <w:szCs w:val="22"/>
        </w:rPr>
        <w:pPrChange w:id="160" w:author="Nhân Nguyễn" w:date="2019-12-04T11:02:00Z">
          <w:pPr>
            <w:pStyle w:val="TOC3"/>
            <w:tabs>
              <w:tab w:val="right" w:leader="dot" w:pos="9046"/>
            </w:tabs>
          </w:pPr>
        </w:pPrChange>
      </w:pPr>
      <w:del w:id="161" w:author="Nhân Nguyễn" w:date="2019-12-04T10:05:00Z">
        <w:r w:rsidDel="0036397F">
          <w:rPr>
            <w:b w:val="0"/>
          </w:rPr>
          <w:fldChar w:fldCharType="begin"/>
        </w:r>
        <w:r w:rsidDel="0036397F">
          <w:delInstrText xml:space="preserve"> HYPERLINK \l "_Toc26280313" </w:delInstrText>
        </w:r>
        <w:r w:rsidDel="0036397F">
          <w:rPr>
            <w:b w:val="0"/>
          </w:rPr>
          <w:fldChar w:fldCharType="separate"/>
        </w:r>
        <w:r w:rsidR="00766D0E" w:rsidRPr="001259E4" w:rsidDel="0036397F">
          <w:rPr>
            <w:rStyle w:val="Hyperlink"/>
            <w:noProof/>
          </w:rPr>
          <w:delText>4.1.2 Đánh giá</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_Toc26280313 \h </w:delInstrText>
        </w:r>
        <w:r w:rsidR="00766D0E" w:rsidDel="0036397F">
          <w:rPr>
            <w:b w:val="0"/>
            <w:noProof/>
            <w:webHidden/>
          </w:rPr>
        </w:r>
        <w:r w:rsidR="00766D0E" w:rsidDel="0036397F">
          <w:rPr>
            <w:b w:val="0"/>
            <w:noProof/>
            <w:webHidden/>
          </w:rPr>
          <w:fldChar w:fldCharType="separate"/>
        </w:r>
        <w:r w:rsidR="00766D0E" w:rsidDel="0036397F">
          <w:rPr>
            <w:noProof/>
            <w:webHidden/>
          </w:rPr>
          <w:delText>39</w:delText>
        </w:r>
        <w:r w:rsidR="00766D0E" w:rsidDel="0036397F">
          <w:rPr>
            <w:b w:val="0"/>
            <w:noProof/>
            <w:webHidden/>
          </w:rPr>
          <w:fldChar w:fldCharType="end"/>
        </w:r>
        <w:r w:rsidDel="0036397F">
          <w:rPr>
            <w:b w:val="0"/>
            <w:noProof/>
          </w:rPr>
          <w:fldChar w:fldCharType="end"/>
        </w:r>
      </w:del>
    </w:p>
    <w:p w14:paraId="5D913EE8" w14:textId="0BA2D8A0" w:rsidR="00766D0E" w:rsidDel="0036397F" w:rsidRDefault="0036397F">
      <w:pPr>
        <w:pStyle w:val="Heading1"/>
        <w:rPr>
          <w:del w:id="162" w:author="Nhân Nguyễn" w:date="2019-12-04T10:05:00Z"/>
          <w:rFonts w:eastAsiaTheme="minorEastAsia" w:cstheme="minorBidi"/>
          <w:noProof/>
          <w:sz w:val="22"/>
          <w:szCs w:val="22"/>
        </w:rPr>
        <w:pPrChange w:id="163" w:author="Nhân Nguyễn" w:date="2019-12-04T11:02:00Z">
          <w:pPr>
            <w:pStyle w:val="TOC4"/>
            <w:tabs>
              <w:tab w:val="right" w:leader="dot" w:pos="9046"/>
            </w:tabs>
          </w:pPr>
        </w:pPrChange>
      </w:pPr>
      <w:del w:id="164" w:author="Nhân Nguyễn" w:date="2019-12-04T10:05:00Z">
        <w:r w:rsidDel="0036397F">
          <w:rPr>
            <w:b w:val="0"/>
          </w:rPr>
          <w:fldChar w:fldCharType="begin"/>
        </w:r>
        <w:r w:rsidDel="0036397F">
          <w:delInstrText xml:space="preserve"> HYPERLINK \l "_Toc26280314" </w:delInstrText>
        </w:r>
        <w:r w:rsidDel="0036397F">
          <w:rPr>
            <w:b w:val="0"/>
          </w:rPr>
          <w:fldChar w:fldCharType="separate"/>
        </w:r>
        <w:r w:rsidR="00766D0E" w:rsidRPr="001259E4" w:rsidDel="0036397F">
          <w:rPr>
            <w:rStyle w:val="Hyperlink"/>
            <w:noProof/>
          </w:rPr>
          <w:delText>4.1.2.1 Những thuận lợi và khó khăn khi phân tích thiết kế:</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_Toc26280314 \h </w:delInstrText>
        </w:r>
        <w:r w:rsidR="00766D0E" w:rsidDel="0036397F">
          <w:rPr>
            <w:b w:val="0"/>
            <w:noProof/>
            <w:webHidden/>
          </w:rPr>
        </w:r>
        <w:r w:rsidR="00766D0E" w:rsidDel="0036397F">
          <w:rPr>
            <w:b w:val="0"/>
            <w:noProof/>
            <w:webHidden/>
          </w:rPr>
          <w:fldChar w:fldCharType="separate"/>
        </w:r>
        <w:r w:rsidR="00766D0E" w:rsidDel="0036397F">
          <w:rPr>
            <w:noProof/>
            <w:webHidden/>
          </w:rPr>
          <w:delText>39</w:delText>
        </w:r>
        <w:r w:rsidR="00766D0E" w:rsidDel="0036397F">
          <w:rPr>
            <w:b w:val="0"/>
            <w:noProof/>
            <w:webHidden/>
          </w:rPr>
          <w:fldChar w:fldCharType="end"/>
        </w:r>
        <w:r w:rsidDel="0036397F">
          <w:rPr>
            <w:b w:val="0"/>
            <w:noProof/>
          </w:rPr>
          <w:fldChar w:fldCharType="end"/>
        </w:r>
      </w:del>
    </w:p>
    <w:p w14:paraId="2827344E" w14:textId="4631AD8A" w:rsidR="00766D0E" w:rsidDel="0036397F" w:rsidRDefault="0036397F">
      <w:pPr>
        <w:pStyle w:val="Heading1"/>
        <w:rPr>
          <w:del w:id="165" w:author="Nhân Nguyễn" w:date="2019-12-04T10:05:00Z"/>
          <w:rFonts w:eastAsiaTheme="minorEastAsia" w:cstheme="minorBidi"/>
          <w:noProof/>
          <w:sz w:val="22"/>
          <w:szCs w:val="22"/>
        </w:rPr>
        <w:pPrChange w:id="166" w:author="Nhân Nguyễn" w:date="2019-12-04T11:02:00Z">
          <w:pPr>
            <w:pStyle w:val="TOC4"/>
            <w:tabs>
              <w:tab w:val="right" w:leader="dot" w:pos="9046"/>
            </w:tabs>
          </w:pPr>
        </w:pPrChange>
      </w:pPr>
      <w:del w:id="167" w:author="Nhân Nguyễn" w:date="2019-12-04T10:05:00Z">
        <w:r w:rsidDel="0036397F">
          <w:rPr>
            <w:b w:val="0"/>
          </w:rPr>
          <w:fldChar w:fldCharType="begin"/>
        </w:r>
        <w:r w:rsidDel="0036397F">
          <w:delInstrText xml:space="preserve"> HYPERLINK \l "_Toc26280315" </w:delInstrText>
        </w:r>
        <w:r w:rsidDel="0036397F">
          <w:rPr>
            <w:b w:val="0"/>
          </w:rPr>
          <w:fldChar w:fldCharType="separate"/>
        </w:r>
        <w:r w:rsidR="00766D0E" w:rsidRPr="001259E4" w:rsidDel="0036397F">
          <w:rPr>
            <w:rStyle w:val="Hyperlink"/>
            <w:noProof/>
          </w:rPr>
          <w:delText>4.1.2.2 Những yêu cầu hệ thống có thể làm được</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_Toc26280315 \h </w:delInstrText>
        </w:r>
        <w:r w:rsidR="00766D0E" w:rsidDel="0036397F">
          <w:rPr>
            <w:b w:val="0"/>
            <w:noProof/>
            <w:webHidden/>
          </w:rPr>
        </w:r>
        <w:r w:rsidR="00766D0E" w:rsidDel="0036397F">
          <w:rPr>
            <w:b w:val="0"/>
            <w:noProof/>
            <w:webHidden/>
          </w:rPr>
          <w:fldChar w:fldCharType="separate"/>
        </w:r>
        <w:r w:rsidR="00766D0E" w:rsidDel="0036397F">
          <w:rPr>
            <w:noProof/>
            <w:webHidden/>
          </w:rPr>
          <w:delText>39</w:delText>
        </w:r>
        <w:r w:rsidR="00766D0E" w:rsidDel="0036397F">
          <w:rPr>
            <w:b w:val="0"/>
            <w:noProof/>
            <w:webHidden/>
          </w:rPr>
          <w:fldChar w:fldCharType="end"/>
        </w:r>
        <w:r w:rsidDel="0036397F">
          <w:rPr>
            <w:b w:val="0"/>
            <w:noProof/>
          </w:rPr>
          <w:fldChar w:fldCharType="end"/>
        </w:r>
      </w:del>
    </w:p>
    <w:p w14:paraId="030E6F01" w14:textId="2320E128" w:rsidR="00766D0E" w:rsidDel="0036397F" w:rsidRDefault="0036397F">
      <w:pPr>
        <w:pStyle w:val="Heading1"/>
        <w:rPr>
          <w:del w:id="168" w:author="Nhân Nguyễn" w:date="2019-12-04T10:05:00Z"/>
          <w:rFonts w:eastAsiaTheme="minorEastAsia" w:cstheme="minorBidi"/>
          <w:noProof/>
          <w:sz w:val="22"/>
          <w:szCs w:val="22"/>
        </w:rPr>
        <w:pPrChange w:id="169" w:author="Nhân Nguyễn" w:date="2019-12-04T11:02:00Z">
          <w:pPr>
            <w:pStyle w:val="TOC4"/>
            <w:tabs>
              <w:tab w:val="right" w:leader="dot" w:pos="9046"/>
            </w:tabs>
          </w:pPr>
        </w:pPrChange>
      </w:pPr>
      <w:del w:id="170" w:author="Nhân Nguyễn" w:date="2019-12-04T10:05:00Z">
        <w:r w:rsidDel="0036397F">
          <w:rPr>
            <w:b w:val="0"/>
          </w:rPr>
          <w:fldChar w:fldCharType="begin"/>
        </w:r>
        <w:r w:rsidDel="0036397F">
          <w:delInstrText xml:space="preserve"> HYPERLINK \l "_Toc26280316" </w:delInstrText>
        </w:r>
        <w:r w:rsidDel="0036397F">
          <w:rPr>
            <w:b w:val="0"/>
          </w:rPr>
          <w:fldChar w:fldCharType="separate"/>
        </w:r>
        <w:r w:rsidR="00766D0E" w:rsidRPr="001259E4" w:rsidDel="0036397F">
          <w:rPr>
            <w:rStyle w:val="Hyperlink"/>
            <w:noProof/>
          </w:rPr>
          <w:delText>4.1.2.3 Những mặt hệ thống chưa làm được</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_Toc26280316 \h </w:delInstrText>
        </w:r>
        <w:r w:rsidR="00766D0E" w:rsidDel="0036397F">
          <w:rPr>
            <w:b w:val="0"/>
            <w:noProof/>
            <w:webHidden/>
          </w:rPr>
        </w:r>
        <w:r w:rsidR="00766D0E" w:rsidDel="0036397F">
          <w:rPr>
            <w:b w:val="0"/>
            <w:noProof/>
            <w:webHidden/>
          </w:rPr>
          <w:fldChar w:fldCharType="separate"/>
        </w:r>
        <w:r w:rsidR="00766D0E" w:rsidDel="0036397F">
          <w:rPr>
            <w:noProof/>
            <w:webHidden/>
          </w:rPr>
          <w:delText>40</w:delText>
        </w:r>
        <w:r w:rsidR="00766D0E" w:rsidDel="0036397F">
          <w:rPr>
            <w:b w:val="0"/>
            <w:noProof/>
            <w:webHidden/>
          </w:rPr>
          <w:fldChar w:fldCharType="end"/>
        </w:r>
        <w:r w:rsidDel="0036397F">
          <w:rPr>
            <w:b w:val="0"/>
            <w:noProof/>
          </w:rPr>
          <w:fldChar w:fldCharType="end"/>
        </w:r>
      </w:del>
    </w:p>
    <w:p w14:paraId="5BC52498" w14:textId="3456DF44" w:rsidR="00766D0E" w:rsidDel="0036397F" w:rsidRDefault="0036397F">
      <w:pPr>
        <w:pStyle w:val="Heading1"/>
        <w:rPr>
          <w:del w:id="171" w:author="Nhân Nguyễn" w:date="2019-12-04T10:05:00Z"/>
          <w:rFonts w:eastAsiaTheme="minorEastAsia" w:cstheme="minorBidi"/>
          <w:noProof/>
          <w:sz w:val="22"/>
          <w:szCs w:val="22"/>
        </w:rPr>
        <w:pPrChange w:id="172" w:author="Nhân Nguyễn" w:date="2019-12-04T11:02:00Z">
          <w:pPr>
            <w:pStyle w:val="TOC2"/>
            <w:tabs>
              <w:tab w:val="right" w:leader="dot" w:pos="9046"/>
            </w:tabs>
          </w:pPr>
        </w:pPrChange>
      </w:pPr>
      <w:del w:id="173" w:author="Nhân Nguyễn" w:date="2019-12-04T10:05:00Z">
        <w:r w:rsidDel="0036397F">
          <w:rPr>
            <w:b w:val="0"/>
          </w:rPr>
          <w:fldChar w:fldCharType="begin"/>
        </w:r>
        <w:r w:rsidDel="0036397F">
          <w:delInstrText xml:space="preserve"> HYPERLINK \l "_Toc26280317" </w:delInstrText>
        </w:r>
        <w:r w:rsidDel="0036397F">
          <w:rPr>
            <w:b w:val="0"/>
          </w:rPr>
          <w:fldChar w:fldCharType="separate"/>
        </w:r>
        <w:r w:rsidR="00766D0E" w:rsidRPr="001259E4" w:rsidDel="0036397F">
          <w:rPr>
            <w:rStyle w:val="Hyperlink"/>
            <w:noProof/>
          </w:rPr>
          <w:delText>4.2 HƯỚNG PHÁT TRIỂN</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_Toc26280317 \h </w:delInstrText>
        </w:r>
        <w:r w:rsidR="00766D0E" w:rsidDel="0036397F">
          <w:rPr>
            <w:b w:val="0"/>
            <w:noProof/>
            <w:webHidden/>
          </w:rPr>
        </w:r>
        <w:r w:rsidR="00766D0E" w:rsidDel="0036397F">
          <w:rPr>
            <w:b w:val="0"/>
            <w:noProof/>
            <w:webHidden/>
          </w:rPr>
          <w:fldChar w:fldCharType="separate"/>
        </w:r>
        <w:r w:rsidR="00766D0E" w:rsidDel="0036397F">
          <w:rPr>
            <w:noProof/>
            <w:webHidden/>
          </w:rPr>
          <w:delText>40</w:delText>
        </w:r>
        <w:r w:rsidR="00766D0E" w:rsidDel="0036397F">
          <w:rPr>
            <w:b w:val="0"/>
            <w:noProof/>
            <w:webHidden/>
          </w:rPr>
          <w:fldChar w:fldCharType="end"/>
        </w:r>
        <w:r w:rsidDel="0036397F">
          <w:rPr>
            <w:b w:val="0"/>
            <w:noProof/>
          </w:rPr>
          <w:fldChar w:fldCharType="end"/>
        </w:r>
      </w:del>
    </w:p>
    <w:p w14:paraId="3519D402" w14:textId="2C438837" w:rsidR="00766D0E" w:rsidDel="0036397F" w:rsidRDefault="0036397F">
      <w:pPr>
        <w:pStyle w:val="Heading1"/>
        <w:rPr>
          <w:del w:id="174" w:author="Nhân Nguyễn" w:date="2019-12-04T10:05:00Z"/>
          <w:rFonts w:eastAsiaTheme="minorEastAsia" w:cstheme="minorBidi"/>
          <w:noProof/>
          <w:sz w:val="22"/>
          <w:szCs w:val="22"/>
        </w:rPr>
        <w:pPrChange w:id="175" w:author="Nhân Nguyễn" w:date="2019-12-04T11:02:00Z">
          <w:pPr>
            <w:pStyle w:val="TOC1"/>
            <w:tabs>
              <w:tab w:val="right" w:leader="dot" w:pos="9046"/>
            </w:tabs>
          </w:pPr>
        </w:pPrChange>
      </w:pPr>
      <w:del w:id="176" w:author="Nhân Nguyễn" w:date="2019-12-04T10:05:00Z">
        <w:r w:rsidDel="0036397F">
          <w:rPr>
            <w:b w:val="0"/>
          </w:rPr>
          <w:fldChar w:fldCharType="begin"/>
        </w:r>
        <w:r w:rsidDel="0036397F">
          <w:delInstrText xml:space="preserve"> HYPERLINK \l "_Toc26280318" </w:delInstrText>
        </w:r>
        <w:r w:rsidDel="0036397F">
          <w:rPr>
            <w:b w:val="0"/>
          </w:rPr>
          <w:fldChar w:fldCharType="separate"/>
        </w:r>
        <w:r w:rsidR="00766D0E" w:rsidRPr="001259E4" w:rsidDel="0036397F">
          <w:rPr>
            <w:rStyle w:val="Hyperlink"/>
            <w:noProof/>
          </w:rPr>
          <w:delText>TÀI LIỆU THAM KHẢO</w:delText>
        </w:r>
        <w:r w:rsidR="00766D0E" w:rsidDel="0036397F">
          <w:rPr>
            <w:noProof/>
            <w:webHidden/>
          </w:rPr>
          <w:tab/>
        </w:r>
        <w:r w:rsidR="00766D0E" w:rsidDel="0036397F">
          <w:rPr>
            <w:b w:val="0"/>
            <w:noProof/>
            <w:webHidden/>
          </w:rPr>
          <w:fldChar w:fldCharType="begin"/>
        </w:r>
        <w:r w:rsidR="00766D0E" w:rsidDel="0036397F">
          <w:rPr>
            <w:noProof/>
            <w:webHidden/>
          </w:rPr>
          <w:delInstrText xml:space="preserve"> PAGEREF _Toc26280318 \h </w:delInstrText>
        </w:r>
        <w:r w:rsidR="00766D0E" w:rsidDel="0036397F">
          <w:rPr>
            <w:b w:val="0"/>
            <w:noProof/>
            <w:webHidden/>
          </w:rPr>
        </w:r>
        <w:r w:rsidR="00766D0E" w:rsidDel="0036397F">
          <w:rPr>
            <w:b w:val="0"/>
            <w:noProof/>
            <w:webHidden/>
          </w:rPr>
          <w:fldChar w:fldCharType="separate"/>
        </w:r>
        <w:r w:rsidR="00766D0E" w:rsidDel="0036397F">
          <w:rPr>
            <w:noProof/>
            <w:webHidden/>
          </w:rPr>
          <w:delText>41</w:delText>
        </w:r>
        <w:r w:rsidR="00766D0E" w:rsidDel="0036397F">
          <w:rPr>
            <w:b w:val="0"/>
            <w:noProof/>
            <w:webHidden/>
          </w:rPr>
          <w:fldChar w:fldCharType="end"/>
        </w:r>
        <w:r w:rsidDel="0036397F">
          <w:rPr>
            <w:b w:val="0"/>
            <w:noProof/>
          </w:rPr>
          <w:fldChar w:fldCharType="end"/>
        </w:r>
      </w:del>
    </w:p>
    <w:p w14:paraId="16B5C55F" w14:textId="4D1FD6F6" w:rsidR="00531640" w:rsidRDefault="00EA1B34" w:rsidP="00531640">
      <w:pPr>
        <w:pStyle w:val="Heading1"/>
        <w:rPr>
          <w:ins w:id="177" w:author="Nhân Nguyễn" w:date="2019-12-04T11:06:00Z"/>
        </w:rPr>
      </w:pPr>
      <w:del w:id="178" w:author="Nhân Nguyễn" w:date="2019-12-04T10:05:00Z">
        <w:r w:rsidDel="0036397F">
          <w:fldChar w:fldCharType="end"/>
        </w:r>
      </w:del>
      <w:bookmarkStart w:id="179" w:name="_Toc41673849"/>
      <w:ins w:id="180" w:author="Nhân Nguyễn" w:date="2019-12-04T11:05:00Z">
        <w:r w:rsidR="00531640">
          <w:t>MỤC LỤC</w:t>
        </w:r>
      </w:ins>
      <w:bookmarkEnd w:id="179"/>
    </w:p>
    <w:p w14:paraId="56ECB236" w14:textId="43707645"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rFonts w:asciiTheme="majorHAnsi" w:hAnsiTheme="majorHAnsi" w:cstheme="majorHAnsi"/>
          <w:b w:val="0"/>
          <w:bCs w:val="0"/>
          <w:caps w:val="0"/>
          <w:sz w:val="26"/>
          <w:szCs w:val="26"/>
        </w:rPr>
        <w:fldChar w:fldCharType="begin"/>
      </w:r>
      <w:r w:rsidRPr="0041177B">
        <w:rPr>
          <w:rFonts w:asciiTheme="majorHAnsi" w:hAnsiTheme="majorHAnsi" w:cstheme="majorHAnsi"/>
          <w:b w:val="0"/>
          <w:bCs w:val="0"/>
          <w:caps w:val="0"/>
          <w:sz w:val="26"/>
          <w:szCs w:val="26"/>
        </w:rPr>
        <w:instrText xml:space="preserve"> TOC \o "1-4" \u </w:instrText>
      </w:r>
      <w:r w:rsidRPr="0041177B">
        <w:rPr>
          <w:rFonts w:asciiTheme="majorHAnsi" w:hAnsiTheme="majorHAnsi" w:cstheme="majorHAnsi"/>
          <w:b w:val="0"/>
          <w:bCs w:val="0"/>
          <w:caps w:val="0"/>
          <w:sz w:val="26"/>
          <w:szCs w:val="26"/>
        </w:rPr>
        <w:fldChar w:fldCharType="separate"/>
      </w:r>
      <w:r w:rsidRPr="0041177B">
        <w:rPr>
          <w:noProof/>
          <w:sz w:val="26"/>
          <w:szCs w:val="26"/>
        </w:rPr>
        <w:t>LỜI CẢM ƠN</w:t>
      </w:r>
      <w:r w:rsidRPr="0041177B">
        <w:rPr>
          <w:noProof/>
          <w:sz w:val="26"/>
          <w:szCs w:val="26"/>
        </w:rPr>
        <w:tab/>
      </w:r>
      <w:r w:rsidRPr="0041177B">
        <w:rPr>
          <w:noProof/>
          <w:sz w:val="26"/>
          <w:szCs w:val="26"/>
        </w:rPr>
        <w:fldChar w:fldCharType="begin"/>
      </w:r>
      <w:r w:rsidRPr="0041177B">
        <w:rPr>
          <w:noProof/>
          <w:sz w:val="26"/>
          <w:szCs w:val="26"/>
        </w:rPr>
        <w:instrText xml:space="preserve"> PAGEREF _Toc41673847 \h </w:instrText>
      </w:r>
      <w:r w:rsidRPr="0041177B">
        <w:rPr>
          <w:noProof/>
          <w:sz w:val="26"/>
          <w:szCs w:val="26"/>
        </w:rPr>
      </w:r>
      <w:r w:rsidRPr="0041177B">
        <w:rPr>
          <w:noProof/>
          <w:sz w:val="26"/>
          <w:szCs w:val="26"/>
        </w:rPr>
        <w:fldChar w:fldCharType="separate"/>
      </w:r>
      <w:r w:rsidRPr="0041177B">
        <w:rPr>
          <w:noProof/>
          <w:sz w:val="26"/>
          <w:szCs w:val="26"/>
        </w:rPr>
        <w:t>1</w:t>
      </w:r>
      <w:r w:rsidRPr="0041177B">
        <w:rPr>
          <w:noProof/>
          <w:sz w:val="26"/>
          <w:szCs w:val="26"/>
        </w:rPr>
        <w:fldChar w:fldCharType="end"/>
      </w:r>
    </w:p>
    <w:p w14:paraId="517D93BD" w14:textId="3E91582F"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LỜI NÓI ĐẦU</w:t>
      </w:r>
      <w:r w:rsidRPr="0041177B">
        <w:rPr>
          <w:noProof/>
          <w:sz w:val="26"/>
          <w:szCs w:val="26"/>
        </w:rPr>
        <w:tab/>
      </w:r>
      <w:r w:rsidRPr="0041177B">
        <w:rPr>
          <w:noProof/>
          <w:sz w:val="26"/>
          <w:szCs w:val="26"/>
        </w:rPr>
        <w:fldChar w:fldCharType="begin"/>
      </w:r>
      <w:r w:rsidRPr="0041177B">
        <w:rPr>
          <w:noProof/>
          <w:sz w:val="26"/>
          <w:szCs w:val="26"/>
        </w:rPr>
        <w:instrText xml:space="preserve"> PAGEREF _Toc41673848 \h </w:instrText>
      </w:r>
      <w:r w:rsidRPr="0041177B">
        <w:rPr>
          <w:noProof/>
          <w:sz w:val="26"/>
          <w:szCs w:val="26"/>
        </w:rPr>
      </w:r>
      <w:r w:rsidRPr="0041177B">
        <w:rPr>
          <w:noProof/>
          <w:sz w:val="26"/>
          <w:szCs w:val="26"/>
        </w:rPr>
        <w:fldChar w:fldCharType="separate"/>
      </w:r>
      <w:r w:rsidRPr="0041177B">
        <w:rPr>
          <w:noProof/>
          <w:sz w:val="26"/>
          <w:szCs w:val="26"/>
        </w:rPr>
        <w:t>2</w:t>
      </w:r>
      <w:r w:rsidRPr="0041177B">
        <w:rPr>
          <w:noProof/>
          <w:sz w:val="26"/>
          <w:szCs w:val="26"/>
        </w:rPr>
        <w:fldChar w:fldCharType="end"/>
      </w:r>
    </w:p>
    <w:p w14:paraId="5999967F" w14:textId="0A8B7955"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MỤC LỤC</w:t>
      </w:r>
      <w:r w:rsidRPr="0041177B">
        <w:rPr>
          <w:noProof/>
          <w:sz w:val="26"/>
          <w:szCs w:val="26"/>
        </w:rPr>
        <w:tab/>
      </w:r>
      <w:r w:rsidRPr="0041177B">
        <w:rPr>
          <w:noProof/>
          <w:sz w:val="26"/>
          <w:szCs w:val="26"/>
        </w:rPr>
        <w:fldChar w:fldCharType="begin"/>
      </w:r>
      <w:r w:rsidRPr="0041177B">
        <w:rPr>
          <w:noProof/>
          <w:sz w:val="26"/>
          <w:szCs w:val="26"/>
        </w:rPr>
        <w:instrText xml:space="preserve"> PAGEREF _Toc41673849 \h </w:instrText>
      </w:r>
      <w:r w:rsidRPr="0041177B">
        <w:rPr>
          <w:noProof/>
          <w:sz w:val="26"/>
          <w:szCs w:val="26"/>
        </w:rPr>
      </w:r>
      <w:r w:rsidRPr="0041177B">
        <w:rPr>
          <w:noProof/>
          <w:sz w:val="26"/>
          <w:szCs w:val="26"/>
        </w:rPr>
        <w:fldChar w:fldCharType="separate"/>
      </w:r>
      <w:r w:rsidRPr="0041177B">
        <w:rPr>
          <w:noProof/>
          <w:sz w:val="26"/>
          <w:szCs w:val="26"/>
        </w:rPr>
        <w:t>1</w:t>
      </w:r>
      <w:r w:rsidRPr="0041177B">
        <w:rPr>
          <w:noProof/>
          <w:sz w:val="26"/>
          <w:szCs w:val="26"/>
        </w:rPr>
        <w:fldChar w:fldCharType="end"/>
      </w:r>
    </w:p>
    <w:p w14:paraId="742F61FF" w14:textId="328254F4"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MỤC LỤC HÌNH ẢNH</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_Toc41673850 \h </w:instrText>
      </w:r>
      <w:r w:rsidRPr="0041177B">
        <w:rPr>
          <w:noProof/>
          <w:sz w:val="26"/>
          <w:szCs w:val="26"/>
        </w:rPr>
      </w:r>
      <w:r w:rsidRPr="0041177B">
        <w:rPr>
          <w:noProof/>
          <w:sz w:val="26"/>
          <w:szCs w:val="26"/>
        </w:rPr>
        <w:fldChar w:fldCharType="separate"/>
      </w:r>
      <w:r w:rsidRPr="0041177B">
        <w:rPr>
          <w:noProof/>
          <w:sz w:val="26"/>
          <w:szCs w:val="26"/>
        </w:rPr>
        <w:t>2</w:t>
      </w:r>
      <w:r w:rsidRPr="0041177B">
        <w:rPr>
          <w:noProof/>
          <w:sz w:val="26"/>
          <w:szCs w:val="26"/>
        </w:rPr>
        <w:fldChar w:fldCharType="end"/>
      </w:r>
    </w:p>
    <w:p w14:paraId="58CF6800" w14:textId="3BBFCC85"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MỤC LỤC BẢNG</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_Toc41673851 \h </w:instrText>
      </w:r>
      <w:r w:rsidRPr="0041177B">
        <w:rPr>
          <w:noProof/>
          <w:sz w:val="26"/>
          <w:szCs w:val="26"/>
        </w:rPr>
      </w:r>
      <w:r w:rsidRPr="0041177B">
        <w:rPr>
          <w:noProof/>
          <w:sz w:val="26"/>
          <w:szCs w:val="26"/>
        </w:rPr>
        <w:fldChar w:fldCharType="separate"/>
      </w:r>
      <w:r w:rsidRPr="0041177B">
        <w:rPr>
          <w:noProof/>
          <w:sz w:val="26"/>
          <w:szCs w:val="26"/>
        </w:rPr>
        <w:t>3</w:t>
      </w:r>
      <w:r w:rsidRPr="0041177B">
        <w:rPr>
          <w:noProof/>
          <w:sz w:val="26"/>
          <w:szCs w:val="26"/>
        </w:rPr>
        <w:fldChar w:fldCharType="end"/>
      </w:r>
    </w:p>
    <w:p w14:paraId="27D5A54A" w14:textId="5329A5A1"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Chương 1: TỔNG QUAN</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_Toc41673852 \h </w:instrText>
      </w:r>
      <w:r w:rsidRPr="0041177B">
        <w:rPr>
          <w:noProof/>
          <w:sz w:val="26"/>
          <w:szCs w:val="26"/>
        </w:rPr>
      </w:r>
      <w:r w:rsidRPr="0041177B">
        <w:rPr>
          <w:noProof/>
          <w:sz w:val="26"/>
          <w:szCs w:val="26"/>
        </w:rPr>
        <w:fldChar w:fldCharType="separate"/>
      </w:r>
      <w:r w:rsidRPr="0041177B">
        <w:rPr>
          <w:noProof/>
          <w:sz w:val="26"/>
          <w:szCs w:val="26"/>
        </w:rPr>
        <w:t>4</w:t>
      </w:r>
      <w:r w:rsidRPr="0041177B">
        <w:rPr>
          <w:noProof/>
          <w:sz w:val="26"/>
          <w:szCs w:val="26"/>
        </w:rPr>
        <w:fldChar w:fldCharType="end"/>
      </w:r>
    </w:p>
    <w:p w14:paraId="4A32C0D4" w14:textId="4DE49393"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1.1 GIỚI THIỆU ĐỀ TÀI</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_Toc41673853 \h </w:instrText>
      </w:r>
      <w:r w:rsidRPr="0041177B">
        <w:rPr>
          <w:noProof/>
          <w:sz w:val="26"/>
          <w:szCs w:val="26"/>
        </w:rPr>
      </w:r>
      <w:r w:rsidRPr="0041177B">
        <w:rPr>
          <w:noProof/>
          <w:sz w:val="26"/>
          <w:szCs w:val="26"/>
        </w:rPr>
        <w:fldChar w:fldCharType="separate"/>
      </w:r>
      <w:r w:rsidRPr="0041177B">
        <w:rPr>
          <w:noProof/>
          <w:sz w:val="26"/>
          <w:szCs w:val="26"/>
        </w:rPr>
        <w:t>4</w:t>
      </w:r>
      <w:r w:rsidRPr="0041177B">
        <w:rPr>
          <w:noProof/>
          <w:sz w:val="26"/>
          <w:szCs w:val="26"/>
        </w:rPr>
        <w:fldChar w:fldCharType="end"/>
      </w:r>
    </w:p>
    <w:p w14:paraId="181C60A8" w14:textId="2A259AB2"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shd w:val="clear" w:color="auto" w:fill="FFFFFF"/>
        </w:rPr>
        <w:t>1.2 ĐỐI TƯỢNG VÀ PHẠM VI NGHIÊN CỨU</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_Toc41673854 \h </w:instrText>
      </w:r>
      <w:r w:rsidRPr="0041177B">
        <w:rPr>
          <w:noProof/>
          <w:sz w:val="26"/>
          <w:szCs w:val="26"/>
        </w:rPr>
      </w:r>
      <w:r w:rsidRPr="0041177B">
        <w:rPr>
          <w:noProof/>
          <w:sz w:val="26"/>
          <w:szCs w:val="26"/>
        </w:rPr>
        <w:fldChar w:fldCharType="separate"/>
      </w:r>
      <w:r w:rsidRPr="0041177B">
        <w:rPr>
          <w:noProof/>
          <w:sz w:val="26"/>
          <w:szCs w:val="26"/>
        </w:rPr>
        <w:t>5</w:t>
      </w:r>
      <w:r w:rsidRPr="0041177B">
        <w:rPr>
          <w:noProof/>
          <w:sz w:val="26"/>
          <w:szCs w:val="26"/>
        </w:rPr>
        <w:fldChar w:fldCharType="end"/>
      </w:r>
    </w:p>
    <w:p w14:paraId="13B4C621" w14:textId="573015CD"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1.3 MỤC TIÊU ĐỀ TÀI</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_Toc41673855 \h </w:instrText>
      </w:r>
      <w:r w:rsidRPr="0041177B">
        <w:rPr>
          <w:noProof/>
          <w:sz w:val="26"/>
          <w:szCs w:val="26"/>
        </w:rPr>
      </w:r>
      <w:r w:rsidRPr="0041177B">
        <w:rPr>
          <w:noProof/>
          <w:sz w:val="26"/>
          <w:szCs w:val="26"/>
        </w:rPr>
        <w:fldChar w:fldCharType="separate"/>
      </w:r>
      <w:r w:rsidRPr="0041177B">
        <w:rPr>
          <w:noProof/>
          <w:sz w:val="26"/>
          <w:szCs w:val="26"/>
        </w:rPr>
        <w:t>5</w:t>
      </w:r>
      <w:r w:rsidRPr="0041177B">
        <w:rPr>
          <w:noProof/>
          <w:sz w:val="26"/>
          <w:szCs w:val="26"/>
        </w:rPr>
        <w:fldChar w:fldCharType="end"/>
      </w:r>
    </w:p>
    <w:p w14:paraId="1921A334" w14:textId="156A52EC"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1.3.1 Chức năng người dùng</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_Toc41673856 \h </w:instrText>
      </w:r>
      <w:r w:rsidRPr="0041177B">
        <w:rPr>
          <w:noProof/>
          <w:sz w:val="26"/>
          <w:szCs w:val="26"/>
        </w:rPr>
      </w:r>
      <w:r w:rsidRPr="0041177B">
        <w:rPr>
          <w:noProof/>
          <w:sz w:val="26"/>
          <w:szCs w:val="26"/>
        </w:rPr>
        <w:fldChar w:fldCharType="separate"/>
      </w:r>
      <w:r w:rsidRPr="0041177B">
        <w:rPr>
          <w:noProof/>
          <w:sz w:val="26"/>
          <w:szCs w:val="26"/>
        </w:rPr>
        <w:t>5</w:t>
      </w:r>
      <w:r w:rsidRPr="0041177B">
        <w:rPr>
          <w:noProof/>
          <w:sz w:val="26"/>
          <w:szCs w:val="26"/>
        </w:rPr>
        <w:fldChar w:fldCharType="end"/>
      </w:r>
    </w:p>
    <w:p w14:paraId="3A7EB2BF" w14:textId="25825067"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1.3.2 Chức năng quản trị:</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_Toc41673857 \h </w:instrText>
      </w:r>
      <w:r w:rsidRPr="0041177B">
        <w:rPr>
          <w:noProof/>
          <w:sz w:val="26"/>
          <w:szCs w:val="26"/>
        </w:rPr>
      </w:r>
      <w:r w:rsidRPr="0041177B">
        <w:rPr>
          <w:noProof/>
          <w:sz w:val="26"/>
          <w:szCs w:val="26"/>
        </w:rPr>
        <w:fldChar w:fldCharType="separate"/>
      </w:r>
      <w:r w:rsidRPr="0041177B">
        <w:rPr>
          <w:noProof/>
          <w:sz w:val="26"/>
          <w:szCs w:val="26"/>
        </w:rPr>
        <w:t>5</w:t>
      </w:r>
      <w:r w:rsidRPr="0041177B">
        <w:rPr>
          <w:noProof/>
          <w:sz w:val="26"/>
          <w:szCs w:val="26"/>
        </w:rPr>
        <w:fldChar w:fldCharType="end"/>
      </w:r>
    </w:p>
    <w:p w14:paraId="299C0D59" w14:textId="2EF85F43"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Chương 2: CƠ SỞ LÝ THUYẾT</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_Toc41673858 \h </w:instrText>
      </w:r>
      <w:r w:rsidRPr="0041177B">
        <w:rPr>
          <w:noProof/>
          <w:sz w:val="26"/>
          <w:szCs w:val="26"/>
        </w:rPr>
      </w:r>
      <w:r w:rsidRPr="0041177B">
        <w:rPr>
          <w:noProof/>
          <w:sz w:val="26"/>
          <w:szCs w:val="26"/>
        </w:rPr>
        <w:fldChar w:fldCharType="separate"/>
      </w:r>
      <w:r w:rsidRPr="0041177B">
        <w:rPr>
          <w:noProof/>
          <w:sz w:val="26"/>
          <w:szCs w:val="26"/>
        </w:rPr>
        <w:t>6</w:t>
      </w:r>
      <w:r w:rsidRPr="0041177B">
        <w:rPr>
          <w:noProof/>
          <w:sz w:val="26"/>
          <w:szCs w:val="26"/>
        </w:rPr>
        <w:fldChar w:fldCharType="end"/>
      </w:r>
    </w:p>
    <w:p w14:paraId="62B8DF81" w14:textId="6DD8A69C"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2.1 E-LEARNING VÀ WEBSITE E-LEARNING</w:t>
      </w:r>
      <w:r w:rsidRPr="0041177B">
        <w:rPr>
          <w:noProof/>
          <w:sz w:val="26"/>
          <w:szCs w:val="26"/>
        </w:rPr>
        <w:tab/>
      </w:r>
      <w:r w:rsidRPr="0041177B">
        <w:rPr>
          <w:noProof/>
          <w:sz w:val="26"/>
          <w:szCs w:val="26"/>
        </w:rPr>
        <w:fldChar w:fldCharType="begin"/>
      </w:r>
      <w:r w:rsidRPr="0041177B">
        <w:rPr>
          <w:noProof/>
          <w:sz w:val="26"/>
          <w:szCs w:val="26"/>
        </w:rPr>
        <w:instrText xml:space="preserve"> PAGEREF _Toc41673859 \h </w:instrText>
      </w:r>
      <w:r w:rsidRPr="0041177B">
        <w:rPr>
          <w:noProof/>
          <w:sz w:val="26"/>
          <w:szCs w:val="26"/>
        </w:rPr>
      </w:r>
      <w:r w:rsidRPr="0041177B">
        <w:rPr>
          <w:noProof/>
          <w:sz w:val="26"/>
          <w:szCs w:val="26"/>
        </w:rPr>
        <w:fldChar w:fldCharType="separate"/>
      </w:r>
      <w:r w:rsidRPr="0041177B">
        <w:rPr>
          <w:noProof/>
          <w:sz w:val="26"/>
          <w:szCs w:val="26"/>
        </w:rPr>
        <w:t>6</w:t>
      </w:r>
      <w:r w:rsidRPr="0041177B">
        <w:rPr>
          <w:noProof/>
          <w:sz w:val="26"/>
          <w:szCs w:val="26"/>
        </w:rPr>
        <w:fldChar w:fldCharType="end"/>
      </w:r>
    </w:p>
    <w:p w14:paraId="69633F56" w14:textId="3665D293"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2.1.1 E-Learning là gì?</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_Toc41673860 \h </w:instrText>
      </w:r>
      <w:r w:rsidRPr="0041177B">
        <w:rPr>
          <w:noProof/>
          <w:sz w:val="26"/>
          <w:szCs w:val="26"/>
        </w:rPr>
      </w:r>
      <w:r w:rsidRPr="0041177B">
        <w:rPr>
          <w:noProof/>
          <w:sz w:val="26"/>
          <w:szCs w:val="26"/>
        </w:rPr>
        <w:fldChar w:fldCharType="separate"/>
      </w:r>
      <w:r w:rsidRPr="0041177B">
        <w:rPr>
          <w:noProof/>
          <w:sz w:val="26"/>
          <w:szCs w:val="26"/>
        </w:rPr>
        <w:t>6</w:t>
      </w:r>
      <w:r w:rsidRPr="0041177B">
        <w:rPr>
          <w:noProof/>
          <w:sz w:val="26"/>
          <w:szCs w:val="26"/>
        </w:rPr>
        <w:fldChar w:fldCharType="end"/>
      </w:r>
    </w:p>
    <w:p w14:paraId="1F81C087" w14:textId="42822182"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2.1.2 E-Learning xuất hiện ở Việt Nam khi nào?</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_Toc41673861 \h </w:instrText>
      </w:r>
      <w:r w:rsidRPr="0041177B">
        <w:rPr>
          <w:noProof/>
          <w:sz w:val="26"/>
          <w:szCs w:val="26"/>
        </w:rPr>
      </w:r>
      <w:r w:rsidRPr="0041177B">
        <w:rPr>
          <w:noProof/>
          <w:sz w:val="26"/>
          <w:szCs w:val="26"/>
        </w:rPr>
        <w:fldChar w:fldCharType="separate"/>
      </w:r>
      <w:r w:rsidRPr="0041177B">
        <w:rPr>
          <w:noProof/>
          <w:sz w:val="26"/>
          <w:szCs w:val="26"/>
        </w:rPr>
        <w:t>6</w:t>
      </w:r>
      <w:r w:rsidRPr="0041177B">
        <w:rPr>
          <w:noProof/>
          <w:sz w:val="26"/>
          <w:szCs w:val="26"/>
        </w:rPr>
        <w:fldChar w:fldCharType="end"/>
      </w:r>
    </w:p>
    <w:p w14:paraId="4FC3BF4D" w14:textId="76A931E6"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2.2.3 Lợi ích của thương mại điện tử?</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_Toc41673862 \h </w:instrText>
      </w:r>
      <w:r w:rsidRPr="0041177B">
        <w:rPr>
          <w:noProof/>
          <w:sz w:val="26"/>
          <w:szCs w:val="26"/>
        </w:rPr>
      </w:r>
      <w:r w:rsidRPr="0041177B">
        <w:rPr>
          <w:noProof/>
          <w:sz w:val="26"/>
          <w:szCs w:val="26"/>
        </w:rPr>
        <w:fldChar w:fldCharType="separate"/>
      </w:r>
      <w:r w:rsidRPr="0041177B">
        <w:rPr>
          <w:noProof/>
          <w:sz w:val="26"/>
          <w:szCs w:val="26"/>
        </w:rPr>
        <w:t>7</w:t>
      </w:r>
      <w:r w:rsidRPr="0041177B">
        <w:rPr>
          <w:noProof/>
          <w:sz w:val="26"/>
          <w:szCs w:val="26"/>
        </w:rPr>
        <w:fldChar w:fldCharType="end"/>
      </w:r>
    </w:p>
    <w:p w14:paraId="238ED905" w14:textId="5FBE415E"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2.2.4 Ưu điểm và nhược điểm của E-Learing:</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_Toc41673863 \h </w:instrText>
      </w:r>
      <w:r w:rsidRPr="0041177B">
        <w:rPr>
          <w:noProof/>
          <w:sz w:val="26"/>
          <w:szCs w:val="26"/>
        </w:rPr>
      </w:r>
      <w:r w:rsidRPr="0041177B">
        <w:rPr>
          <w:noProof/>
          <w:sz w:val="26"/>
          <w:szCs w:val="26"/>
        </w:rPr>
        <w:fldChar w:fldCharType="separate"/>
      </w:r>
      <w:r w:rsidRPr="0041177B">
        <w:rPr>
          <w:noProof/>
          <w:sz w:val="26"/>
          <w:szCs w:val="26"/>
        </w:rPr>
        <w:t>8</w:t>
      </w:r>
      <w:r w:rsidRPr="0041177B">
        <w:rPr>
          <w:noProof/>
          <w:sz w:val="26"/>
          <w:szCs w:val="26"/>
        </w:rPr>
        <w:fldChar w:fldCharType="end"/>
      </w:r>
    </w:p>
    <w:p w14:paraId="3A286BCF" w14:textId="64959B0F"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2.2.5 Website thương mại điện tử là gì?</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_Toc41673864 \h </w:instrText>
      </w:r>
      <w:r w:rsidRPr="0041177B">
        <w:rPr>
          <w:noProof/>
          <w:sz w:val="26"/>
          <w:szCs w:val="26"/>
        </w:rPr>
      </w:r>
      <w:r w:rsidRPr="0041177B">
        <w:rPr>
          <w:noProof/>
          <w:sz w:val="26"/>
          <w:szCs w:val="26"/>
        </w:rPr>
        <w:fldChar w:fldCharType="separate"/>
      </w:r>
      <w:r w:rsidRPr="0041177B">
        <w:rPr>
          <w:noProof/>
          <w:sz w:val="26"/>
          <w:szCs w:val="26"/>
        </w:rPr>
        <w:t>9</w:t>
      </w:r>
      <w:r w:rsidRPr="0041177B">
        <w:rPr>
          <w:noProof/>
          <w:sz w:val="26"/>
          <w:szCs w:val="26"/>
        </w:rPr>
        <w:fldChar w:fldCharType="end"/>
      </w:r>
    </w:p>
    <w:p w14:paraId="3BBCB99E" w14:textId="56204099"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2.2 CÁC CÔNG NGHỆ - KỸ THUẬT LẬP TRÌNH WEBSITE</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_Toc41673865 \h </w:instrText>
      </w:r>
      <w:r w:rsidRPr="0041177B">
        <w:rPr>
          <w:noProof/>
          <w:sz w:val="26"/>
          <w:szCs w:val="26"/>
        </w:rPr>
      </w:r>
      <w:r w:rsidRPr="0041177B">
        <w:rPr>
          <w:noProof/>
          <w:sz w:val="26"/>
          <w:szCs w:val="26"/>
        </w:rPr>
        <w:fldChar w:fldCharType="separate"/>
      </w:r>
      <w:r w:rsidRPr="0041177B">
        <w:rPr>
          <w:noProof/>
          <w:sz w:val="26"/>
          <w:szCs w:val="26"/>
        </w:rPr>
        <w:t>10</w:t>
      </w:r>
      <w:r w:rsidRPr="0041177B">
        <w:rPr>
          <w:noProof/>
          <w:sz w:val="26"/>
          <w:szCs w:val="26"/>
        </w:rPr>
        <w:fldChar w:fldCharType="end"/>
      </w:r>
    </w:p>
    <w:p w14:paraId="5229BEEF" w14:textId="26F695AD"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2.2.1 Tìm hiểu về HTML5</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_Toc41673866 \h </w:instrText>
      </w:r>
      <w:r w:rsidRPr="0041177B">
        <w:rPr>
          <w:noProof/>
          <w:sz w:val="26"/>
          <w:szCs w:val="26"/>
        </w:rPr>
      </w:r>
      <w:r w:rsidRPr="0041177B">
        <w:rPr>
          <w:noProof/>
          <w:sz w:val="26"/>
          <w:szCs w:val="26"/>
        </w:rPr>
        <w:fldChar w:fldCharType="separate"/>
      </w:r>
      <w:r w:rsidRPr="0041177B">
        <w:rPr>
          <w:noProof/>
          <w:sz w:val="26"/>
          <w:szCs w:val="26"/>
        </w:rPr>
        <w:t>10</w:t>
      </w:r>
      <w:r w:rsidRPr="0041177B">
        <w:rPr>
          <w:noProof/>
          <w:sz w:val="26"/>
          <w:szCs w:val="26"/>
        </w:rPr>
        <w:fldChar w:fldCharType="end"/>
      </w:r>
    </w:p>
    <w:p w14:paraId="268EBD2E" w14:textId="205447E5"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rPr>
        <w:t>2.2.1.1</w:t>
      </w:r>
      <w:r w:rsidRPr="0041177B">
        <w:rPr>
          <w:noProof/>
          <w:sz w:val="26"/>
          <w:szCs w:val="26"/>
          <w:lang w:val="vi-VN"/>
        </w:rPr>
        <w:t xml:space="preserve"> </w:t>
      </w:r>
      <w:r w:rsidRPr="0041177B">
        <w:rPr>
          <w:noProof/>
          <w:sz w:val="26"/>
          <w:szCs w:val="26"/>
        </w:rPr>
        <w:t>Khái niệm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_Toc41673867 \h </w:instrText>
      </w:r>
      <w:r w:rsidRPr="0041177B">
        <w:rPr>
          <w:noProof/>
          <w:sz w:val="26"/>
          <w:szCs w:val="26"/>
        </w:rPr>
      </w:r>
      <w:r w:rsidRPr="0041177B">
        <w:rPr>
          <w:noProof/>
          <w:sz w:val="26"/>
          <w:szCs w:val="26"/>
        </w:rPr>
        <w:fldChar w:fldCharType="separate"/>
      </w:r>
      <w:r w:rsidRPr="0041177B">
        <w:rPr>
          <w:noProof/>
          <w:sz w:val="26"/>
          <w:szCs w:val="26"/>
        </w:rPr>
        <w:t>10</w:t>
      </w:r>
      <w:r w:rsidRPr="0041177B">
        <w:rPr>
          <w:noProof/>
          <w:sz w:val="26"/>
          <w:szCs w:val="26"/>
        </w:rPr>
        <w:fldChar w:fldCharType="end"/>
      </w:r>
    </w:p>
    <w:p w14:paraId="4CFC45D5" w14:textId="6BB94550"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rPr>
        <w:t>2.2.1.2 Ưu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_Toc41673868 \h </w:instrText>
      </w:r>
      <w:r w:rsidRPr="0041177B">
        <w:rPr>
          <w:noProof/>
          <w:sz w:val="26"/>
          <w:szCs w:val="26"/>
        </w:rPr>
      </w:r>
      <w:r w:rsidRPr="0041177B">
        <w:rPr>
          <w:noProof/>
          <w:sz w:val="26"/>
          <w:szCs w:val="26"/>
        </w:rPr>
        <w:fldChar w:fldCharType="separate"/>
      </w:r>
      <w:r w:rsidRPr="0041177B">
        <w:rPr>
          <w:noProof/>
          <w:sz w:val="26"/>
          <w:szCs w:val="26"/>
        </w:rPr>
        <w:t>10</w:t>
      </w:r>
      <w:r w:rsidRPr="0041177B">
        <w:rPr>
          <w:noProof/>
          <w:sz w:val="26"/>
          <w:szCs w:val="26"/>
        </w:rPr>
        <w:fldChar w:fldCharType="end"/>
      </w:r>
    </w:p>
    <w:p w14:paraId="050FD818" w14:textId="449543EF"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lang w:val="vi-VN"/>
        </w:rPr>
        <w:t xml:space="preserve">2.2.1.3 </w:t>
      </w:r>
      <w:r w:rsidRPr="0041177B">
        <w:rPr>
          <w:noProof/>
          <w:sz w:val="26"/>
          <w:szCs w:val="26"/>
        </w:rPr>
        <w:t>Nhược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_Toc41673869 \h </w:instrText>
      </w:r>
      <w:r w:rsidRPr="0041177B">
        <w:rPr>
          <w:noProof/>
          <w:sz w:val="26"/>
          <w:szCs w:val="26"/>
        </w:rPr>
      </w:r>
      <w:r w:rsidRPr="0041177B">
        <w:rPr>
          <w:noProof/>
          <w:sz w:val="26"/>
          <w:szCs w:val="26"/>
        </w:rPr>
        <w:fldChar w:fldCharType="separate"/>
      </w:r>
      <w:r w:rsidRPr="0041177B">
        <w:rPr>
          <w:noProof/>
          <w:sz w:val="26"/>
          <w:szCs w:val="26"/>
        </w:rPr>
        <w:t>10</w:t>
      </w:r>
      <w:r w:rsidRPr="0041177B">
        <w:rPr>
          <w:noProof/>
          <w:sz w:val="26"/>
          <w:szCs w:val="26"/>
        </w:rPr>
        <w:fldChar w:fldCharType="end"/>
      </w:r>
    </w:p>
    <w:p w14:paraId="4BE1D0C8" w14:textId="0DA2A32B"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2.2.2 Tìm hiểu về CSS3</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_Toc41673870 \h </w:instrText>
      </w:r>
      <w:r w:rsidRPr="0041177B">
        <w:rPr>
          <w:noProof/>
          <w:sz w:val="26"/>
          <w:szCs w:val="26"/>
        </w:rPr>
      </w:r>
      <w:r w:rsidRPr="0041177B">
        <w:rPr>
          <w:noProof/>
          <w:sz w:val="26"/>
          <w:szCs w:val="26"/>
        </w:rPr>
        <w:fldChar w:fldCharType="separate"/>
      </w:r>
      <w:r w:rsidRPr="0041177B">
        <w:rPr>
          <w:noProof/>
          <w:sz w:val="26"/>
          <w:szCs w:val="26"/>
        </w:rPr>
        <w:t>10</w:t>
      </w:r>
      <w:r w:rsidRPr="0041177B">
        <w:rPr>
          <w:noProof/>
          <w:sz w:val="26"/>
          <w:szCs w:val="26"/>
        </w:rPr>
        <w:fldChar w:fldCharType="end"/>
      </w:r>
    </w:p>
    <w:p w14:paraId="31136E1C" w14:textId="604B9184"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lang w:val="vi-VN"/>
        </w:rPr>
        <w:t xml:space="preserve">2.2.2.1 </w:t>
      </w:r>
      <w:r w:rsidRPr="0041177B">
        <w:rPr>
          <w:noProof/>
          <w:sz w:val="26"/>
          <w:szCs w:val="26"/>
        </w:rPr>
        <w:t>Khái niệm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_Toc41673871 \h </w:instrText>
      </w:r>
      <w:r w:rsidRPr="0041177B">
        <w:rPr>
          <w:noProof/>
          <w:sz w:val="26"/>
          <w:szCs w:val="26"/>
        </w:rPr>
      </w:r>
      <w:r w:rsidRPr="0041177B">
        <w:rPr>
          <w:noProof/>
          <w:sz w:val="26"/>
          <w:szCs w:val="26"/>
        </w:rPr>
        <w:fldChar w:fldCharType="separate"/>
      </w:r>
      <w:r w:rsidRPr="0041177B">
        <w:rPr>
          <w:noProof/>
          <w:sz w:val="26"/>
          <w:szCs w:val="26"/>
        </w:rPr>
        <w:t>10</w:t>
      </w:r>
      <w:r w:rsidRPr="0041177B">
        <w:rPr>
          <w:noProof/>
          <w:sz w:val="26"/>
          <w:szCs w:val="26"/>
        </w:rPr>
        <w:fldChar w:fldCharType="end"/>
      </w:r>
    </w:p>
    <w:p w14:paraId="5173FFC3" w14:textId="27AB344C"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lang w:val="vi-VN"/>
        </w:rPr>
        <w:t>2.2.2.2 Ưu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_Toc41673872 \h </w:instrText>
      </w:r>
      <w:r w:rsidRPr="0041177B">
        <w:rPr>
          <w:noProof/>
          <w:sz w:val="26"/>
          <w:szCs w:val="26"/>
        </w:rPr>
      </w:r>
      <w:r w:rsidRPr="0041177B">
        <w:rPr>
          <w:noProof/>
          <w:sz w:val="26"/>
          <w:szCs w:val="26"/>
        </w:rPr>
        <w:fldChar w:fldCharType="separate"/>
      </w:r>
      <w:r w:rsidRPr="0041177B">
        <w:rPr>
          <w:noProof/>
          <w:sz w:val="26"/>
          <w:szCs w:val="26"/>
        </w:rPr>
        <w:t>11</w:t>
      </w:r>
      <w:r w:rsidRPr="0041177B">
        <w:rPr>
          <w:noProof/>
          <w:sz w:val="26"/>
          <w:szCs w:val="26"/>
        </w:rPr>
        <w:fldChar w:fldCharType="end"/>
      </w:r>
    </w:p>
    <w:p w14:paraId="6A27C2A4" w14:textId="474F6957"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lang w:val="vi-VN"/>
        </w:rPr>
        <w:t>2.2.2.3 Nhược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_Toc41673873 \h </w:instrText>
      </w:r>
      <w:r w:rsidRPr="0041177B">
        <w:rPr>
          <w:noProof/>
          <w:sz w:val="26"/>
          <w:szCs w:val="26"/>
        </w:rPr>
      </w:r>
      <w:r w:rsidRPr="0041177B">
        <w:rPr>
          <w:noProof/>
          <w:sz w:val="26"/>
          <w:szCs w:val="26"/>
        </w:rPr>
        <w:fldChar w:fldCharType="separate"/>
      </w:r>
      <w:r w:rsidRPr="0041177B">
        <w:rPr>
          <w:noProof/>
          <w:sz w:val="26"/>
          <w:szCs w:val="26"/>
        </w:rPr>
        <w:t>11</w:t>
      </w:r>
      <w:r w:rsidRPr="0041177B">
        <w:rPr>
          <w:noProof/>
          <w:sz w:val="26"/>
          <w:szCs w:val="26"/>
        </w:rPr>
        <w:fldChar w:fldCharType="end"/>
      </w:r>
    </w:p>
    <w:p w14:paraId="1262EF83" w14:textId="3753B0DE"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2.2.3 Tìm hiểu về Javascript</w:t>
      </w:r>
      <w:r w:rsidRPr="0041177B">
        <w:rPr>
          <w:noProof/>
          <w:sz w:val="26"/>
          <w:szCs w:val="26"/>
        </w:rPr>
        <w:tab/>
      </w:r>
      <w:r w:rsidR="00DF0041">
        <w:rPr>
          <w:noProof/>
          <w:sz w:val="26"/>
          <w:szCs w:val="26"/>
        </w:rPr>
        <w:t>`</w:t>
      </w:r>
      <w:r w:rsidRPr="0041177B">
        <w:rPr>
          <w:noProof/>
          <w:sz w:val="26"/>
          <w:szCs w:val="26"/>
        </w:rPr>
        <w:fldChar w:fldCharType="begin"/>
      </w:r>
      <w:r w:rsidRPr="0041177B">
        <w:rPr>
          <w:noProof/>
          <w:sz w:val="26"/>
          <w:szCs w:val="26"/>
        </w:rPr>
        <w:instrText xml:space="preserve"> PAGEREF _Toc41673874 \h </w:instrText>
      </w:r>
      <w:r w:rsidRPr="0041177B">
        <w:rPr>
          <w:noProof/>
          <w:sz w:val="26"/>
          <w:szCs w:val="26"/>
        </w:rPr>
      </w:r>
      <w:r w:rsidRPr="0041177B">
        <w:rPr>
          <w:noProof/>
          <w:sz w:val="26"/>
          <w:szCs w:val="26"/>
        </w:rPr>
        <w:fldChar w:fldCharType="separate"/>
      </w:r>
      <w:r w:rsidRPr="0041177B">
        <w:rPr>
          <w:noProof/>
          <w:sz w:val="26"/>
          <w:szCs w:val="26"/>
        </w:rPr>
        <w:t>11</w:t>
      </w:r>
      <w:r w:rsidRPr="0041177B">
        <w:rPr>
          <w:noProof/>
          <w:sz w:val="26"/>
          <w:szCs w:val="26"/>
        </w:rPr>
        <w:fldChar w:fldCharType="end"/>
      </w:r>
    </w:p>
    <w:p w14:paraId="788B3793" w14:textId="7D67E3DC"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lang w:val="vi-VN"/>
        </w:rPr>
        <w:t>2.2.4.1 Khái niệm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_Toc41673875 \h </w:instrText>
      </w:r>
      <w:r w:rsidRPr="0041177B">
        <w:rPr>
          <w:noProof/>
          <w:sz w:val="26"/>
          <w:szCs w:val="26"/>
        </w:rPr>
      </w:r>
      <w:r w:rsidRPr="0041177B">
        <w:rPr>
          <w:noProof/>
          <w:sz w:val="26"/>
          <w:szCs w:val="26"/>
        </w:rPr>
        <w:fldChar w:fldCharType="separate"/>
      </w:r>
      <w:r w:rsidRPr="0041177B">
        <w:rPr>
          <w:noProof/>
          <w:sz w:val="26"/>
          <w:szCs w:val="26"/>
        </w:rPr>
        <w:t>11</w:t>
      </w:r>
      <w:r w:rsidRPr="0041177B">
        <w:rPr>
          <w:noProof/>
          <w:sz w:val="26"/>
          <w:szCs w:val="26"/>
        </w:rPr>
        <w:fldChar w:fldCharType="end"/>
      </w:r>
    </w:p>
    <w:p w14:paraId="0FDFEB15" w14:textId="6996ABA6"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lang w:val="vi-VN"/>
        </w:rPr>
        <w:t>2.2.4.2 Ưu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_Toc41673876 \h </w:instrText>
      </w:r>
      <w:r w:rsidRPr="0041177B">
        <w:rPr>
          <w:noProof/>
          <w:sz w:val="26"/>
          <w:szCs w:val="26"/>
        </w:rPr>
      </w:r>
      <w:r w:rsidRPr="0041177B">
        <w:rPr>
          <w:noProof/>
          <w:sz w:val="26"/>
          <w:szCs w:val="26"/>
        </w:rPr>
        <w:fldChar w:fldCharType="separate"/>
      </w:r>
      <w:r w:rsidRPr="0041177B">
        <w:rPr>
          <w:noProof/>
          <w:sz w:val="26"/>
          <w:szCs w:val="26"/>
        </w:rPr>
        <w:t>11</w:t>
      </w:r>
      <w:r w:rsidRPr="0041177B">
        <w:rPr>
          <w:noProof/>
          <w:sz w:val="26"/>
          <w:szCs w:val="26"/>
        </w:rPr>
        <w:fldChar w:fldCharType="end"/>
      </w:r>
    </w:p>
    <w:p w14:paraId="1C4A2EAB" w14:textId="127C5988"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lang w:val="vi-VN"/>
        </w:rPr>
        <w:t>2.2.4.3 Nhược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_Toc41673877 \h </w:instrText>
      </w:r>
      <w:r w:rsidRPr="0041177B">
        <w:rPr>
          <w:noProof/>
          <w:sz w:val="26"/>
          <w:szCs w:val="26"/>
        </w:rPr>
      </w:r>
      <w:r w:rsidRPr="0041177B">
        <w:rPr>
          <w:noProof/>
          <w:sz w:val="26"/>
          <w:szCs w:val="26"/>
        </w:rPr>
        <w:fldChar w:fldCharType="separate"/>
      </w:r>
      <w:r w:rsidRPr="0041177B">
        <w:rPr>
          <w:noProof/>
          <w:sz w:val="26"/>
          <w:szCs w:val="26"/>
        </w:rPr>
        <w:t>11</w:t>
      </w:r>
      <w:r w:rsidRPr="0041177B">
        <w:rPr>
          <w:noProof/>
          <w:sz w:val="26"/>
          <w:szCs w:val="26"/>
        </w:rPr>
        <w:fldChar w:fldCharType="end"/>
      </w:r>
    </w:p>
    <w:p w14:paraId="64ED05C6" w14:textId="4ED5D040"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Chương 3: KẾT QUẢ THỰC NGHIỆM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_Toc41673878 \h </w:instrText>
      </w:r>
      <w:r w:rsidRPr="0041177B">
        <w:rPr>
          <w:noProof/>
          <w:sz w:val="26"/>
          <w:szCs w:val="26"/>
        </w:rPr>
      </w:r>
      <w:r w:rsidRPr="0041177B">
        <w:rPr>
          <w:noProof/>
          <w:sz w:val="26"/>
          <w:szCs w:val="26"/>
        </w:rPr>
        <w:fldChar w:fldCharType="separate"/>
      </w:r>
      <w:r w:rsidRPr="0041177B">
        <w:rPr>
          <w:noProof/>
          <w:sz w:val="26"/>
          <w:szCs w:val="26"/>
        </w:rPr>
        <w:t>13</w:t>
      </w:r>
      <w:r w:rsidRPr="0041177B">
        <w:rPr>
          <w:noProof/>
          <w:sz w:val="26"/>
          <w:szCs w:val="26"/>
        </w:rPr>
        <w:fldChar w:fldCharType="end"/>
      </w:r>
    </w:p>
    <w:p w14:paraId="74036AD9" w14:textId="19AC18A5"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3.1 MÔ HÌNH SƠ ĐỒ ERD CHI TIẾT</w:t>
      </w:r>
      <w:r w:rsidRPr="0041177B">
        <w:rPr>
          <w:noProof/>
          <w:sz w:val="26"/>
          <w:szCs w:val="26"/>
        </w:rPr>
        <w:tab/>
      </w:r>
      <w:r w:rsidRPr="0041177B">
        <w:rPr>
          <w:noProof/>
          <w:sz w:val="26"/>
          <w:szCs w:val="26"/>
        </w:rPr>
        <w:fldChar w:fldCharType="begin"/>
      </w:r>
      <w:r w:rsidRPr="0041177B">
        <w:rPr>
          <w:noProof/>
          <w:sz w:val="26"/>
          <w:szCs w:val="26"/>
        </w:rPr>
        <w:instrText xml:space="preserve"> PAGEREF _Toc41673879 \h </w:instrText>
      </w:r>
      <w:r w:rsidRPr="0041177B">
        <w:rPr>
          <w:noProof/>
          <w:sz w:val="26"/>
          <w:szCs w:val="26"/>
        </w:rPr>
      </w:r>
      <w:r w:rsidRPr="0041177B">
        <w:rPr>
          <w:noProof/>
          <w:sz w:val="26"/>
          <w:szCs w:val="26"/>
        </w:rPr>
        <w:fldChar w:fldCharType="separate"/>
      </w:r>
      <w:r w:rsidRPr="0041177B">
        <w:rPr>
          <w:noProof/>
          <w:sz w:val="26"/>
          <w:szCs w:val="26"/>
        </w:rPr>
        <w:t>13</w:t>
      </w:r>
      <w:r w:rsidRPr="0041177B">
        <w:rPr>
          <w:noProof/>
          <w:sz w:val="26"/>
          <w:szCs w:val="26"/>
        </w:rPr>
        <w:fldChar w:fldCharType="end"/>
      </w:r>
    </w:p>
    <w:p w14:paraId="4226F294" w14:textId="11C31362"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3.2 MÔ HÌNH VẬT LÝ</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_Toc41673880 \h </w:instrText>
      </w:r>
      <w:r w:rsidRPr="0041177B">
        <w:rPr>
          <w:noProof/>
          <w:sz w:val="26"/>
          <w:szCs w:val="26"/>
        </w:rPr>
      </w:r>
      <w:r w:rsidRPr="0041177B">
        <w:rPr>
          <w:noProof/>
          <w:sz w:val="26"/>
          <w:szCs w:val="26"/>
        </w:rPr>
        <w:fldChar w:fldCharType="separate"/>
      </w:r>
      <w:r w:rsidRPr="0041177B">
        <w:rPr>
          <w:noProof/>
          <w:sz w:val="26"/>
          <w:szCs w:val="26"/>
        </w:rPr>
        <w:t>14</w:t>
      </w:r>
      <w:r w:rsidRPr="0041177B">
        <w:rPr>
          <w:noProof/>
          <w:sz w:val="26"/>
          <w:szCs w:val="26"/>
        </w:rPr>
        <w:fldChar w:fldCharType="end"/>
      </w:r>
    </w:p>
    <w:p w14:paraId="6B34F965" w14:textId="0EEF5D79"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3.3 MỘT SỐ GIAO DIỆN VÀ CHỨC NĂNG CHÍNH</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_Toc41673881 \h </w:instrText>
      </w:r>
      <w:r w:rsidRPr="0041177B">
        <w:rPr>
          <w:noProof/>
          <w:sz w:val="26"/>
          <w:szCs w:val="26"/>
        </w:rPr>
      </w:r>
      <w:r w:rsidRPr="0041177B">
        <w:rPr>
          <w:noProof/>
          <w:sz w:val="26"/>
          <w:szCs w:val="26"/>
        </w:rPr>
        <w:fldChar w:fldCharType="separate"/>
      </w:r>
      <w:r w:rsidRPr="0041177B">
        <w:rPr>
          <w:noProof/>
          <w:sz w:val="26"/>
          <w:szCs w:val="26"/>
        </w:rPr>
        <w:t>18</w:t>
      </w:r>
      <w:r w:rsidRPr="0041177B">
        <w:rPr>
          <w:noProof/>
          <w:sz w:val="26"/>
          <w:szCs w:val="26"/>
        </w:rPr>
        <w:fldChar w:fldCharType="end"/>
      </w:r>
    </w:p>
    <w:p w14:paraId="6A508B87" w14:textId="7A853670"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shd w:val="clear" w:color="auto" w:fill="FFFFFF"/>
        </w:rPr>
        <w:t>3.3.1 Các trang người dùng</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_Toc41673882 \h </w:instrText>
      </w:r>
      <w:r w:rsidRPr="0041177B">
        <w:rPr>
          <w:noProof/>
          <w:sz w:val="26"/>
          <w:szCs w:val="26"/>
        </w:rPr>
      </w:r>
      <w:r w:rsidRPr="0041177B">
        <w:rPr>
          <w:noProof/>
          <w:sz w:val="26"/>
          <w:szCs w:val="26"/>
        </w:rPr>
        <w:fldChar w:fldCharType="separate"/>
      </w:r>
      <w:r w:rsidRPr="0041177B">
        <w:rPr>
          <w:noProof/>
          <w:sz w:val="26"/>
          <w:szCs w:val="26"/>
        </w:rPr>
        <w:t>18</w:t>
      </w:r>
      <w:r w:rsidRPr="0041177B">
        <w:rPr>
          <w:noProof/>
          <w:sz w:val="26"/>
          <w:szCs w:val="26"/>
        </w:rPr>
        <w:fldChar w:fldCharType="end"/>
      </w:r>
    </w:p>
    <w:p w14:paraId="2F05B35A" w14:textId="33F5539B"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shd w:val="clear" w:color="auto" w:fill="FFFFFF"/>
        </w:rPr>
        <w:t>3.3.2 Các trang quản trị</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_Toc41673883 \h </w:instrText>
      </w:r>
      <w:r w:rsidRPr="0041177B">
        <w:rPr>
          <w:noProof/>
          <w:sz w:val="26"/>
          <w:szCs w:val="26"/>
        </w:rPr>
      </w:r>
      <w:r w:rsidRPr="0041177B">
        <w:rPr>
          <w:noProof/>
          <w:sz w:val="26"/>
          <w:szCs w:val="26"/>
        </w:rPr>
        <w:fldChar w:fldCharType="separate"/>
      </w:r>
      <w:r w:rsidRPr="0041177B">
        <w:rPr>
          <w:noProof/>
          <w:sz w:val="26"/>
          <w:szCs w:val="26"/>
        </w:rPr>
        <w:t>28</w:t>
      </w:r>
      <w:r w:rsidRPr="0041177B">
        <w:rPr>
          <w:noProof/>
          <w:sz w:val="26"/>
          <w:szCs w:val="26"/>
        </w:rPr>
        <w:fldChar w:fldCharType="end"/>
      </w:r>
    </w:p>
    <w:p w14:paraId="08BE6076" w14:textId="0926589B"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Chương 4: KẾT LUẬN – KIẾN NGHỊ</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_Toc41673884 \h </w:instrText>
      </w:r>
      <w:r w:rsidRPr="0041177B">
        <w:rPr>
          <w:noProof/>
          <w:sz w:val="26"/>
          <w:szCs w:val="26"/>
        </w:rPr>
      </w:r>
      <w:r w:rsidRPr="0041177B">
        <w:rPr>
          <w:noProof/>
          <w:sz w:val="26"/>
          <w:szCs w:val="26"/>
        </w:rPr>
        <w:fldChar w:fldCharType="separate"/>
      </w:r>
      <w:r w:rsidRPr="0041177B">
        <w:rPr>
          <w:noProof/>
          <w:sz w:val="26"/>
          <w:szCs w:val="26"/>
        </w:rPr>
        <w:t>33</w:t>
      </w:r>
      <w:r w:rsidRPr="0041177B">
        <w:rPr>
          <w:noProof/>
          <w:sz w:val="26"/>
          <w:szCs w:val="26"/>
        </w:rPr>
        <w:fldChar w:fldCharType="end"/>
      </w:r>
    </w:p>
    <w:p w14:paraId="0A873D67" w14:textId="1461E02E"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4.1 KẾT LUẬN</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_Toc41673885 \h </w:instrText>
      </w:r>
      <w:r w:rsidRPr="0041177B">
        <w:rPr>
          <w:noProof/>
          <w:sz w:val="26"/>
          <w:szCs w:val="26"/>
        </w:rPr>
      </w:r>
      <w:r w:rsidRPr="0041177B">
        <w:rPr>
          <w:noProof/>
          <w:sz w:val="26"/>
          <w:szCs w:val="26"/>
        </w:rPr>
        <w:fldChar w:fldCharType="separate"/>
      </w:r>
      <w:r w:rsidRPr="0041177B">
        <w:rPr>
          <w:noProof/>
          <w:sz w:val="26"/>
          <w:szCs w:val="26"/>
        </w:rPr>
        <w:t>33</w:t>
      </w:r>
      <w:r w:rsidRPr="0041177B">
        <w:rPr>
          <w:noProof/>
          <w:sz w:val="26"/>
          <w:szCs w:val="26"/>
        </w:rPr>
        <w:fldChar w:fldCharType="end"/>
      </w:r>
    </w:p>
    <w:p w14:paraId="014B442E" w14:textId="4D4B4EEF"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lastRenderedPageBreak/>
        <w:t>4.1.1 Ưu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_Toc41673886 \h </w:instrText>
      </w:r>
      <w:r w:rsidRPr="0041177B">
        <w:rPr>
          <w:noProof/>
          <w:sz w:val="26"/>
          <w:szCs w:val="26"/>
        </w:rPr>
      </w:r>
      <w:r w:rsidRPr="0041177B">
        <w:rPr>
          <w:noProof/>
          <w:sz w:val="26"/>
          <w:szCs w:val="26"/>
        </w:rPr>
        <w:fldChar w:fldCharType="separate"/>
      </w:r>
      <w:r w:rsidRPr="0041177B">
        <w:rPr>
          <w:noProof/>
          <w:sz w:val="26"/>
          <w:szCs w:val="26"/>
        </w:rPr>
        <w:t>33</w:t>
      </w:r>
      <w:r w:rsidRPr="0041177B">
        <w:rPr>
          <w:noProof/>
          <w:sz w:val="26"/>
          <w:szCs w:val="26"/>
        </w:rPr>
        <w:fldChar w:fldCharType="end"/>
      </w:r>
    </w:p>
    <w:p w14:paraId="3F834F2F" w14:textId="06778530"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4.1.2 Nhược điểm</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_Toc41673887 \h </w:instrText>
      </w:r>
      <w:r w:rsidRPr="0041177B">
        <w:rPr>
          <w:noProof/>
          <w:sz w:val="26"/>
          <w:szCs w:val="26"/>
        </w:rPr>
      </w:r>
      <w:r w:rsidRPr="0041177B">
        <w:rPr>
          <w:noProof/>
          <w:sz w:val="26"/>
          <w:szCs w:val="26"/>
        </w:rPr>
        <w:fldChar w:fldCharType="separate"/>
      </w:r>
      <w:r w:rsidRPr="0041177B">
        <w:rPr>
          <w:noProof/>
          <w:sz w:val="26"/>
          <w:szCs w:val="26"/>
        </w:rPr>
        <w:t>34</w:t>
      </w:r>
      <w:r w:rsidRPr="0041177B">
        <w:rPr>
          <w:noProof/>
          <w:sz w:val="26"/>
          <w:szCs w:val="26"/>
        </w:rPr>
        <w:fldChar w:fldCharType="end"/>
      </w:r>
    </w:p>
    <w:p w14:paraId="2B8199F0" w14:textId="18BC72B4" w:rsidR="0041177B" w:rsidRPr="0041177B" w:rsidRDefault="0041177B">
      <w:pPr>
        <w:pStyle w:val="TOC3"/>
        <w:tabs>
          <w:tab w:val="right" w:leader="dot" w:pos="9046"/>
        </w:tabs>
        <w:rPr>
          <w:rFonts w:eastAsiaTheme="minorEastAsia" w:cstheme="minorBidi"/>
          <w:i w:val="0"/>
          <w:iCs w:val="0"/>
          <w:noProof/>
          <w:sz w:val="26"/>
          <w:szCs w:val="26"/>
          <w:lang w:val="vi-VN" w:eastAsia="vi-VN"/>
        </w:rPr>
      </w:pPr>
      <w:r w:rsidRPr="0041177B">
        <w:rPr>
          <w:noProof/>
          <w:sz w:val="26"/>
          <w:szCs w:val="26"/>
        </w:rPr>
        <w:t>4.1.3 Đánh giá</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_Toc41673888 \h </w:instrText>
      </w:r>
      <w:r w:rsidRPr="0041177B">
        <w:rPr>
          <w:noProof/>
          <w:sz w:val="26"/>
          <w:szCs w:val="26"/>
        </w:rPr>
      </w:r>
      <w:r w:rsidRPr="0041177B">
        <w:rPr>
          <w:noProof/>
          <w:sz w:val="26"/>
          <w:szCs w:val="26"/>
        </w:rPr>
        <w:fldChar w:fldCharType="separate"/>
      </w:r>
      <w:r w:rsidRPr="0041177B">
        <w:rPr>
          <w:noProof/>
          <w:sz w:val="26"/>
          <w:szCs w:val="26"/>
        </w:rPr>
        <w:t>34</w:t>
      </w:r>
      <w:r w:rsidRPr="0041177B">
        <w:rPr>
          <w:noProof/>
          <w:sz w:val="26"/>
          <w:szCs w:val="26"/>
        </w:rPr>
        <w:fldChar w:fldCharType="end"/>
      </w:r>
    </w:p>
    <w:p w14:paraId="25FB65A7" w14:textId="3013F77D"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rPr>
        <w:t xml:space="preserve">4.1.2.1 </w:t>
      </w:r>
      <w:r w:rsidRPr="0041177B">
        <w:rPr>
          <w:noProof/>
          <w:sz w:val="26"/>
          <w:szCs w:val="26"/>
          <w:lang w:val="vi-VN"/>
        </w:rPr>
        <w:t>Những thuận lợi và khó khăn khi phân tích thiết kế</w:t>
      </w:r>
      <w:r w:rsidRPr="0041177B">
        <w:rPr>
          <w:noProof/>
          <w:sz w:val="26"/>
          <w:szCs w:val="26"/>
        </w:rPr>
        <w:tab/>
      </w:r>
      <w:r w:rsidRPr="0041177B">
        <w:rPr>
          <w:noProof/>
          <w:sz w:val="26"/>
          <w:szCs w:val="26"/>
        </w:rPr>
        <w:fldChar w:fldCharType="begin"/>
      </w:r>
      <w:r w:rsidRPr="0041177B">
        <w:rPr>
          <w:noProof/>
          <w:sz w:val="26"/>
          <w:szCs w:val="26"/>
        </w:rPr>
        <w:instrText xml:space="preserve"> PAGEREF _Toc41673889 \h </w:instrText>
      </w:r>
      <w:r w:rsidRPr="0041177B">
        <w:rPr>
          <w:noProof/>
          <w:sz w:val="26"/>
          <w:szCs w:val="26"/>
        </w:rPr>
      </w:r>
      <w:r w:rsidRPr="0041177B">
        <w:rPr>
          <w:noProof/>
          <w:sz w:val="26"/>
          <w:szCs w:val="26"/>
        </w:rPr>
        <w:fldChar w:fldCharType="separate"/>
      </w:r>
      <w:r w:rsidRPr="0041177B">
        <w:rPr>
          <w:noProof/>
          <w:sz w:val="26"/>
          <w:szCs w:val="26"/>
        </w:rPr>
        <w:t>34</w:t>
      </w:r>
      <w:r w:rsidRPr="0041177B">
        <w:rPr>
          <w:noProof/>
          <w:sz w:val="26"/>
          <w:szCs w:val="26"/>
        </w:rPr>
        <w:fldChar w:fldCharType="end"/>
      </w:r>
    </w:p>
    <w:p w14:paraId="38778CDD" w14:textId="31DFB588"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rPr>
        <w:t xml:space="preserve">4.1.2.2 </w:t>
      </w:r>
      <w:r w:rsidRPr="0041177B">
        <w:rPr>
          <w:noProof/>
          <w:sz w:val="26"/>
          <w:szCs w:val="26"/>
          <w:lang w:val="vi-VN"/>
        </w:rPr>
        <w:t>Những yêu cầu hệ thống có thể làm được</w:t>
      </w:r>
      <w:r w:rsidRPr="0041177B">
        <w:rPr>
          <w:noProof/>
          <w:sz w:val="26"/>
          <w:szCs w:val="26"/>
        </w:rPr>
        <w:tab/>
      </w:r>
      <w:r w:rsidRPr="0041177B">
        <w:rPr>
          <w:noProof/>
          <w:sz w:val="26"/>
          <w:szCs w:val="26"/>
        </w:rPr>
        <w:fldChar w:fldCharType="begin"/>
      </w:r>
      <w:r w:rsidRPr="0041177B">
        <w:rPr>
          <w:noProof/>
          <w:sz w:val="26"/>
          <w:szCs w:val="26"/>
        </w:rPr>
        <w:instrText xml:space="preserve"> PAGEREF _Toc41673890 \h </w:instrText>
      </w:r>
      <w:r w:rsidRPr="0041177B">
        <w:rPr>
          <w:noProof/>
          <w:sz w:val="26"/>
          <w:szCs w:val="26"/>
        </w:rPr>
      </w:r>
      <w:r w:rsidRPr="0041177B">
        <w:rPr>
          <w:noProof/>
          <w:sz w:val="26"/>
          <w:szCs w:val="26"/>
        </w:rPr>
        <w:fldChar w:fldCharType="separate"/>
      </w:r>
      <w:r w:rsidRPr="0041177B">
        <w:rPr>
          <w:noProof/>
          <w:sz w:val="26"/>
          <w:szCs w:val="26"/>
        </w:rPr>
        <w:t>34</w:t>
      </w:r>
      <w:r w:rsidRPr="0041177B">
        <w:rPr>
          <w:noProof/>
          <w:sz w:val="26"/>
          <w:szCs w:val="26"/>
        </w:rPr>
        <w:fldChar w:fldCharType="end"/>
      </w:r>
    </w:p>
    <w:p w14:paraId="5D63C1EA" w14:textId="4FD3EA5A" w:rsidR="0041177B" w:rsidRPr="0041177B" w:rsidRDefault="0041177B">
      <w:pPr>
        <w:pStyle w:val="TOC4"/>
        <w:tabs>
          <w:tab w:val="right" w:leader="dot" w:pos="9046"/>
        </w:tabs>
        <w:rPr>
          <w:rFonts w:eastAsiaTheme="minorEastAsia" w:cstheme="minorBidi"/>
          <w:noProof/>
          <w:sz w:val="26"/>
          <w:szCs w:val="26"/>
          <w:lang w:val="vi-VN" w:eastAsia="vi-VN"/>
        </w:rPr>
      </w:pPr>
      <w:r w:rsidRPr="0041177B">
        <w:rPr>
          <w:noProof/>
          <w:sz w:val="26"/>
          <w:szCs w:val="26"/>
        </w:rPr>
        <w:t xml:space="preserve">4.1.2.3 </w:t>
      </w:r>
      <w:r w:rsidRPr="0041177B">
        <w:rPr>
          <w:noProof/>
          <w:sz w:val="26"/>
          <w:szCs w:val="26"/>
          <w:lang w:val="vi-VN"/>
        </w:rPr>
        <w:t>Những mặt hệ thống chưa làm được</w:t>
      </w:r>
      <w:r w:rsidRPr="0041177B">
        <w:rPr>
          <w:noProof/>
          <w:sz w:val="26"/>
          <w:szCs w:val="26"/>
        </w:rPr>
        <w:tab/>
      </w:r>
      <w:r w:rsidRPr="0041177B">
        <w:rPr>
          <w:noProof/>
          <w:sz w:val="26"/>
          <w:szCs w:val="26"/>
        </w:rPr>
        <w:fldChar w:fldCharType="begin"/>
      </w:r>
      <w:r w:rsidRPr="0041177B">
        <w:rPr>
          <w:noProof/>
          <w:sz w:val="26"/>
          <w:szCs w:val="26"/>
        </w:rPr>
        <w:instrText xml:space="preserve"> PAGEREF _Toc41673891 \h </w:instrText>
      </w:r>
      <w:r w:rsidRPr="0041177B">
        <w:rPr>
          <w:noProof/>
          <w:sz w:val="26"/>
          <w:szCs w:val="26"/>
        </w:rPr>
      </w:r>
      <w:r w:rsidRPr="0041177B">
        <w:rPr>
          <w:noProof/>
          <w:sz w:val="26"/>
          <w:szCs w:val="26"/>
        </w:rPr>
        <w:fldChar w:fldCharType="separate"/>
      </w:r>
      <w:r w:rsidRPr="0041177B">
        <w:rPr>
          <w:noProof/>
          <w:sz w:val="26"/>
          <w:szCs w:val="26"/>
        </w:rPr>
        <w:t>34</w:t>
      </w:r>
      <w:r w:rsidRPr="0041177B">
        <w:rPr>
          <w:noProof/>
          <w:sz w:val="26"/>
          <w:szCs w:val="26"/>
        </w:rPr>
        <w:fldChar w:fldCharType="end"/>
      </w:r>
    </w:p>
    <w:p w14:paraId="571320B9" w14:textId="2E80606F"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4.2 HƯỚNG PHÁT TRIỂN</w:t>
      </w:r>
      <w:r w:rsidRPr="0041177B">
        <w:rPr>
          <w:noProof/>
          <w:sz w:val="26"/>
          <w:szCs w:val="26"/>
        </w:rPr>
        <w:tab/>
      </w:r>
      <w:r w:rsidRPr="0041177B">
        <w:rPr>
          <w:noProof/>
          <w:sz w:val="26"/>
          <w:szCs w:val="26"/>
        </w:rPr>
        <w:fldChar w:fldCharType="begin"/>
      </w:r>
      <w:r w:rsidRPr="0041177B">
        <w:rPr>
          <w:noProof/>
          <w:sz w:val="26"/>
          <w:szCs w:val="26"/>
        </w:rPr>
        <w:instrText xml:space="preserve"> PAGEREF _Toc41673892 \h </w:instrText>
      </w:r>
      <w:r w:rsidRPr="0041177B">
        <w:rPr>
          <w:noProof/>
          <w:sz w:val="26"/>
          <w:szCs w:val="26"/>
        </w:rPr>
      </w:r>
      <w:r w:rsidRPr="0041177B">
        <w:rPr>
          <w:noProof/>
          <w:sz w:val="26"/>
          <w:szCs w:val="26"/>
        </w:rPr>
        <w:fldChar w:fldCharType="separate"/>
      </w:r>
      <w:r w:rsidRPr="0041177B">
        <w:rPr>
          <w:noProof/>
          <w:sz w:val="26"/>
          <w:szCs w:val="26"/>
        </w:rPr>
        <w:t>34</w:t>
      </w:r>
      <w:r w:rsidRPr="0041177B">
        <w:rPr>
          <w:noProof/>
          <w:sz w:val="26"/>
          <w:szCs w:val="26"/>
        </w:rPr>
        <w:fldChar w:fldCharType="end"/>
      </w:r>
    </w:p>
    <w:p w14:paraId="13DB3692" w14:textId="4CE515BA" w:rsidR="0041177B" w:rsidRPr="0041177B" w:rsidRDefault="0041177B">
      <w:pPr>
        <w:pStyle w:val="TOC1"/>
        <w:tabs>
          <w:tab w:val="right" w:leader="dot" w:pos="9046"/>
        </w:tabs>
        <w:rPr>
          <w:rFonts w:eastAsiaTheme="minorEastAsia" w:cstheme="minorBidi"/>
          <w:b w:val="0"/>
          <w:bCs w:val="0"/>
          <w:caps w:val="0"/>
          <w:noProof/>
          <w:sz w:val="26"/>
          <w:szCs w:val="26"/>
          <w:lang w:val="vi-VN" w:eastAsia="vi-VN"/>
        </w:rPr>
      </w:pPr>
      <w:r w:rsidRPr="0041177B">
        <w:rPr>
          <w:noProof/>
          <w:sz w:val="26"/>
          <w:szCs w:val="26"/>
        </w:rPr>
        <w:t>TÀI LIỆU THAM KHẢO</w:t>
      </w:r>
      <w:r w:rsidRPr="0041177B">
        <w:rPr>
          <w:noProof/>
          <w:sz w:val="26"/>
          <w:szCs w:val="26"/>
        </w:rPr>
        <w:tab/>
      </w:r>
      <w:r w:rsidRPr="0041177B">
        <w:rPr>
          <w:noProof/>
          <w:sz w:val="26"/>
          <w:szCs w:val="26"/>
        </w:rPr>
        <w:fldChar w:fldCharType="begin"/>
      </w:r>
      <w:r w:rsidRPr="0041177B">
        <w:rPr>
          <w:noProof/>
          <w:sz w:val="26"/>
          <w:szCs w:val="26"/>
        </w:rPr>
        <w:instrText xml:space="preserve"> PAGEREF _Toc41673893 \h </w:instrText>
      </w:r>
      <w:r w:rsidRPr="0041177B">
        <w:rPr>
          <w:noProof/>
          <w:sz w:val="26"/>
          <w:szCs w:val="26"/>
        </w:rPr>
      </w:r>
      <w:r w:rsidRPr="0041177B">
        <w:rPr>
          <w:noProof/>
          <w:sz w:val="26"/>
          <w:szCs w:val="26"/>
        </w:rPr>
        <w:fldChar w:fldCharType="separate"/>
      </w:r>
      <w:r w:rsidRPr="0041177B">
        <w:rPr>
          <w:noProof/>
          <w:sz w:val="26"/>
          <w:szCs w:val="26"/>
        </w:rPr>
        <w:t>36</w:t>
      </w:r>
      <w:r w:rsidRPr="0041177B">
        <w:rPr>
          <w:noProof/>
          <w:sz w:val="26"/>
          <w:szCs w:val="26"/>
        </w:rPr>
        <w:fldChar w:fldCharType="end"/>
      </w:r>
    </w:p>
    <w:p w14:paraId="5BC93EF4" w14:textId="3C4AC2A6"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 xml:space="preserve">1 </w:t>
      </w:r>
      <w:r w:rsidRPr="0041177B">
        <w:rPr>
          <w:noProof/>
          <w:sz w:val="26"/>
          <w:szCs w:val="26"/>
          <w:lang w:val="vi-VN"/>
        </w:rPr>
        <w:t>Các website mẫu về bán đ</w:t>
      </w:r>
      <w:r w:rsidRPr="0041177B">
        <w:rPr>
          <w:noProof/>
          <w:sz w:val="26"/>
          <w:szCs w:val="26"/>
        </w:rPr>
        <w:t xml:space="preserve">ồ điện tử </w:t>
      </w:r>
      <w:r w:rsidRPr="0041177B">
        <w:rPr>
          <w:noProof/>
          <w:sz w:val="26"/>
          <w:szCs w:val="26"/>
          <w:lang w:val="vi-VN"/>
        </w:rPr>
        <w:t>như:</w:t>
      </w:r>
      <w:r w:rsidRPr="0041177B">
        <w:rPr>
          <w:noProof/>
          <w:sz w:val="26"/>
          <w:szCs w:val="26"/>
        </w:rPr>
        <w:tab/>
      </w:r>
      <w:r w:rsidRPr="0041177B">
        <w:rPr>
          <w:noProof/>
          <w:sz w:val="26"/>
          <w:szCs w:val="26"/>
        </w:rPr>
        <w:fldChar w:fldCharType="begin"/>
      </w:r>
      <w:r w:rsidRPr="0041177B">
        <w:rPr>
          <w:noProof/>
          <w:sz w:val="26"/>
          <w:szCs w:val="26"/>
        </w:rPr>
        <w:instrText xml:space="preserve"> PAGEREF _Toc41673894 \h </w:instrText>
      </w:r>
      <w:r w:rsidRPr="0041177B">
        <w:rPr>
          <w:noProof/>
          <w:sz w:val="26"/>
          <w:szCs w:val="26"/>
        </w:rPr>
      </w:r>
      <w:r w:rsidRPr="0041177B">
        <w:rPr>
          <w:noProof/>
          <w:sz w:val="26"/>
          <w:szCs w:val="26"/>
        </w:rPr>
        <w:fldChar w:fldCharType="separate"/>
      </w:r>
      <w:r w:rsidRPr="0041177B">
        <w:rPr>
          <w:noProof/>
          <w:sz w:val="26"/>
          <w:szCs w:val="26"/>
        </w:rPr>
        <w:t>36</w:t>
      </w:r>
      <w:r w:rsidRPr="0041177B">
        <w:rPr>
          <w:noProof/>
          <w:sz w:val="26"/>
          <w:szCs w:val="26"/>
        </w:rPr>
        <w:fldChar w:fldCharType="end"/>
      </w:r>
    </w:p>
    <w:p w14:paraId="5280EE28" w14:textId="7EF46F83"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 xml:space="preserve">2 </w:t>
      </w:r>
      <w:r w:rsidRPr="0041177B">
        <w:rPr>
          <w:noProof/>
          <w:sz w:val="26"/>
          <w:szCs w:val="26"/>
          <w:lang w:val="vi-VN"/>
        </w:rPr>
        <w:t>Các nguồn tham khảo về code:</w:t>
      </w:r>
      <w:r w:rsidRPr="0041177B">
        <w:rPr>
          <w:noProof/>
          <w:sz w:val="26"/>
          <w:szCs w:val="26"/>
        </w:rPr>
        <w:tab/>
      </w:r>
      <w:r w:rsidRPr="0041177B">
        <w:rPr>
          <w:noProof/>
          <w:sz w:val="26"/>
          <w:szCs w:val="26"/>
        </w:rPr>
        <w:fldChar w:fldCharType="begin"/>
      </w:r>
      <w:r w:rsidRPr="0041177B">
        <w:rPr>
          <w:noProof/>
          <w:sz w:val="26"/>
          <w:szCs w:val="26"/>
        </w:rPr>
        <w:instrText xml:space="preserve"> PAGEREF _Toc41673895 \h </w:instrText>
      </w:r>
      <w:r w:rsidRPr="0041177B">
        <w:rPr>
          <w:noProof/>
          <w:sz w:val="26"/>
          <w:szCs w:val="26"/>
        </w:rPr>
      </w:r>
      <w:r w:rsidRPr="0041177B">
        <w:rPr>
          <w:noProof/>
          <w:sz w:val="26"/>
          <w:szCs w:val="26"/>
        </w:rPr>
        <w:fldChar w:fldCharType="separate"/>
      </w:r>
      <w:r w:rsidRPr="0041177B">
        <w:rPr>
          <w:noProof/>
          <w:sz w:val="26"/>
          <w:szCs w:val="26"/>
        </w:rPr>
        <w:t>36</w:t>
      </w:r>
      <w:r w:rsidRPr="0041177B">
        <w:rPr>
          <w:noProof/>
          <w:sz w:val="26"/>
          <w:szCs w:val="26"/>
        </w:rPr>
        <w:fldChar w:fldCharType="end"/>
      </w:r>
    </w:p>
    <w:p w14:paraId="373D545E" w14:textId="284E2CEF" w:rsidR="0041177B" w:rsidRPr="0041177B" w:rsidRDefault="0041177B">
      <w:pPr>
        <w:pStyle w:val="TOC2"/>
        <w:tabs>
          <w:tab w:val="right" w:leader="dot" w:pos="9046"/>
        </w:tabs>
        <w:rPr>
          <w:rFonts w:eastAsiaTheme="minorEastAsia" w:cstheme="minorBidi"/>
          <w:smallCaps w:val="0"/>
          <w:noProof/>
          <w:sz w:val="26"/>
          <w:szCs w:val="26"/>
          <w:lang w:val="vi-VN" w:eastAsia="vi-VN"/>
        </w:rPr>
      </w:pPr>
      <w:r w:rsidRPr="0041177B">
        <w:rPr>
          <w:noProof/>
          <w:sz w:val="26"/>
          <w:szCs w:val="26"/>
        </w:rPr>
        <w:t xml:space="preserve">3 </w:t>
      </w:r>
      <w:r w:rsidRPr="0041177B">
        <w:rPr>
          <w:noProof/>
          <w:sz w:val="26"/>
          <w:szCs w:val="26"/>
          <w:lang w:val="vi-VN"/>
        </w:rPr>
        <w:t xml:space="preserve">Các nguồn tham khảo về </w:t>
      </w:r>
      <w:r w:rsidRPr="0041177B">
        <w:rPr>
          <w:noProof/>
          <w:sz w:val="26"/>
          <w:szCs w:val="26"/>
        </w:rPr>
        <w:t>lý thuyết</w:t>
      </w:r>
      <w:r w:rsidRPr="0041177B">
        <w:rPr>
          <w:noProof/>
          <w:sz w:val="26"/>
          <w:szCs w:val="26"/>
          <w:lang w:val="vi-VN"/>
        </w:rPr>
        <w:t>:</w:t>
      </w:r>
      <w:r w:rsidRPr="0041177B">
        <w:rPr>
          <w:noProof/>
          <w:sz w:val="26"/>
          <w:szCs w:val="26"/>
        </w:rPr>
        <w:tab/>
      </w:r>
      <w:r w:rsidRPr="0041177B">
        <w:rPr>
          <w:noProof/>
          <w:sz w:val="26"/>
          <w:szCs w:val="26"/>
        </w:rPr>
        <w:fldChar w:fldCharType="begin"/>
      </w:r>
      <w:r w:rsidRPr="0041177B">
        <w:rPr>
          <w:noProof/>
          <w:sz w:val="26"/>
          <w:szCs w:val="26"/>
        </w:rPr>
        <w:instrText xml:space="preserve"> PAGEREF _Toc41673896 \h </w:instrText>
      </w:r>
      <w:r w:rsidRPr="0041177B">
        <w:rPr>
          <w:noProof/>
          <w:sz w:val="26"/>
          <w:szCs w:val="26"/>
        </w:rPr>
      </w:r>
      <w:r w:rsidRPr="0041177B">
        <w:rPr>
          <w:noProof/>
          <w:sz w:val="26"/>
          <w:szCs w:val="26"/>
        </w:rPr>
        <w:fldChar w:fldCharType="separate"/>
      </w:r>
      <w:r w:rsidRPr="0041177B">
        <w:rPr>
          <w:noProof/>
          <w:sz w:val="26"/>
          <w:szCs w:val="26"/>
        </w:rPr>
        <w:t>36</w:t>
      </w:r>
      <w:r w:rsidRPr="0041177B">
        <w:rPr>
          <w:noProof/>
          <w:sz w:val="26"/>
          <w:szCs w:val="26"/>
        </w:rPr>
        <w:fldChar w:fldCharType="end"/>
      </w:r>
    </w:p>
    <w:p w14:paraId="59867880" w14:textId="2FA6AB39" w:rsidR="008059FF" w:rsidRPr="0041177B" w:rsidRDefault="0041177B">
      <w:pPr>
        <w:rPr>
          <w:ins w:id="181" w:author="Nhân Nguyễn" w:date="2019-12-04T11:05:00Z"/>
          <w:szCs w:val="26"/>
        </w:rPr>
        <w:pPrChange w:id="182" w:author="Nhân Nguyễn" w:date="2019-12-04T11:06:00Z">
          <w:pPr>
            <w:pStyle w:val="Heading1"/>
          </w:pPr>
        </w:pPrChange>
      </w:pPr>
      <w:r w:rsidRPr="0041177B">
        <w:rPr>
          <w:rFonts w:asciiTheme="majorHAnsi" w:hAnsiTheme="majorHAnsi" w:cstheme="majorHAnsi"/>
          <w:b/>
          <w:bCs/>
          <w:caps/>
          <w:szCs w:val="26"/>
        </w:rPr>
        <w:fldChar w:fldCharType="end"/>
      </w:r>
    </w:p>
    <w:p w14:paraId="5E934989" w14:textId="5378F452" w:rsidR="00A54011" w:rsidRPr="00472AF3" w:rsidDel="00531640" w:rsidRDefault="00531640">
      <w:pPr>
        <w:spacing w:after="160" w:line="259" w:lineRule="auto"/>
        <w:rPr>
          <w:del w:id="183" w:author="Nhân Nguyễn" w:date="2019-12-04T11:05:00Z"/>
        </w:rPr>
        <w:pPrChange w:id="184" w:author="Nhân Nguyễn" w:date="2019-12-04T11:06:00Z">
          <w:pPr>
            <w:pStyle w:val="L1"/>
          </w:pPr>
        </w:pPrChange>
      </w:pPr>
      <w:ins w:id="185" w:author="Nhân Nguyễn" w:date="2019-12-04T11:05:00Z">
        <w:r>
          <w:br w:type="page"/>
        </w:r>
      </w:ins>
    </w:p>
    <w:p w14:paraId="5EDA7B8D" w14:textId="00CD17D2" w:rsidR="003A32E2" w:rsidRPr="003A32E2" w:rsidDel="00531640" w:rsidRDefault="003A32E2">
      <w:pPr>
        <w:spacing w:line="360" w:lineRule="auto"/>
        <w:rPr>
          <w:del w:id="186" w:author="Nhân Nguyễn" w:date="2019-12-04T11:06:00Z"/>
          <w:b/>
          <w:szCs w:val="26"/>
          <w:shd w:val="clear" w:color="auto" w:fill="FFFFFF"/>
          <w:lang w:val="vi-VN"/>
        </w:rPr>
        <w:pPrChange w:id="187" w:author="Nhân Nguyễn" w:date="2019-12-04T11:05:00Z">
          <w:pPr>
            <w:spacing w:after="160" w:line="259" w:lineRule="auto"/>
          </w:pPr>
        </w:pPrChange>
      </w:pPr>
      <w:del w:id="188" w:author="Nhân Nguyễn" w:date="2019-12-04T11:05:00Z">
        <w:r w:rsidDel="00531640">
          <w:br w:type="page"/>
        </w:r>
      </w:del>
    </w:p>
    <w:p w14:paraId="1D8A4846" w14:textId="2D176C5E" w:rsidR="00A664F0" w:rsidRPr="00472AF3" w:rsidRDefault="00A664F0">
      <w:pPr>
        <w:pStyle w:val="Heading1"/>
        <w:pPrChange w:id="189" w:author="NTS Romanoff" w:date="2019-12-04T16:05:00Z">
          <w:pPr>
            <w:pStyle w:val="L1"/>
          </w:pPr>
        </w:pPrChange>
      </w:pPr>
      <w:bookmarkStart w:id="190" w:name="_Toc26262048"/>
      <w:bookmarkStart w:id="191" w:name="_Toc41673850"/>
      <w:r>
        <w:t>MỤC LỤC HÌNH ẢNH</w:t>
      </w:r>
      <w:bookmarkEnd w:id="190"/>
      <w:bookmarkEnd w:id="191"/>
    </w:p>
    <w:p w14:paraId="1CBB25C2" w14:textId="31B9B9AD" w:rsidR="0041177B" w:rsidRDefault="00B92D94">
      <w:pPr>
        <w:pStyle w:val="TOC1"/>
        <w:tabs>
          <w:tab w:val="right" w:leader="dot" w:pos="9046"/>
        </w:tabs>
        <w:rPr>
          <w:rFonts w:eastAsiaTheme="minorEastAsia" w:cstheme="minorBidi"/>
          <w:b w:val="0"/>
          <w:bCs w:val="0"/>
          <w:caps w:val="0"/>
          <w:noProof/>
          <w:sz w:val="22"/>
          <w:szCs w:val="22"/>
          <w:lang w:val="vi-VN" w:eastAsia="vi-VN"/>
        </w:rPr>
      </w:pPr>
      <w:ins w:id="192" w:author="NTS Romanoff" w:date="2019-12-04T15:42:00Z">
        <w:r w:rsidRPr="0041177B">
          <w:rPr>
            <w:rFonts w:asciiTheme="majorHAnsi" w:hAnsiTheme="majorHAnsi" w:cstheme="majorHAnsi"/>
            <w:bCs w:val="0"/>
            <w:i/>
            <w:iCs/>
            <w:sz w:val="26"/>
            <w:szCs w:val="26"/>
            <w:rPrChange w:id="193" w:author="NTS Romanoff" w:date="2019-12-05T13:59:00Z">
              <w:rPr>
                <w:rFonts w:ascii="Times New Roman" w:hAnsi="Times New Roman" w:cs="Times New Roman"/>
                <w:b w:val="0"/>
                <w:bCs w:val="0"/>
                <w:caps w:val="0"/>
                <w:sz w:val="32"/>
                <w:szCs w:val="26"/>
                <w:shd w:val="clear" w:color="auto" w:fill="FFFFFF"/>
                <w:lang w:val="vi-VN"/>
              </w:rPr>
            </w:rPrChange>
          </w:rPr>
          <w:fldChar w:fldCharType="begin"/>
        </w:r>
        <w:r w:rsidRPr="0041177B">
          <w:rPr>
            <w:rFonts w:asciiTheme="majorHAnsi" w:hAnsiTheme="majorHAnsi" w:cstheme="majorHAnsi"/>
            <w:bCs w:val="0"/>
            <w:i/>
            <w:iCs/>
            <w:sz w:val="26"/>
            <w:szCs w:val="26"/>
            <w:rPrChange w:id="194" w:author="NTS Romanoff" w:date="2019-12-05T13:59:00Z">
              <w:rPr>
                <w:rFonts w:ascii="Times New Roman" w:hAnsi="Times New Roman" w:cs="Times New Roman"/>
                <w:bCs w:val="0"/>
                <w:caps w:val="0"/>
                <w:sz w:val="32"/>
                <w:szCs w:val="26"/>
                <w:shd w:val="clear" w:color="auto" w:fill="FFFFFF"/>
                <w:lang w:val="vi-VN"/>
              </w:rPr>
            </w:rPrChange>
          </w:rPr>
          <w:instrText xml:space="preserve"> TOC \h \z \t "H1,1" </w:instrText>
        </w:r>
      </w:ins>
      <w:r w:rsidRPr="0041177B">
        <w:rPr>
          <w:rFonts w:asciiTheme="majorHAnsi" w:hAnsiTheme="majorHAnsi" w:cstheme="majorHAnsi"/>
          <w:bCs w:val="0"/>
          <w:i/>
          <w:iCs/>
          <w:sz w:val="26"/>
          <w:szCs w:val="26"/>
          <w:rPrChange w:id="195" w:author="NTS Romanoff" w:date="2019-12-05T13:59:00Z">
            <w:rPr>
              <w:b w:val="0"/>
              <w:bCs w:val="0"/>
              <w:caps w:val="0"/>
              <w:sz w:val="32"/>
              <w:szCs w:val="26"/>
              <w:shd w:val="clear" w:color="auto" w:fill="FFFFFF"/>
              <w:lang w:val="vi-VN"/>
            </w:rPr>
          </w:rPrChange>
        </w:rPr>
        <w:fldChar w:fldCharType="separate"/>
      </w:r>
      <w:hyperlink w:anchor="_Toc41673663" w:history="1">
        <w:r w:rsidR="0041177B" w:rsidRPr="00157D76">
          <w:rPr>
            <w:rStyle w:val="Hyperlink"/>
            <w:noProof/>
          </w:rPr>
          <w:t>Hình 3.1: Giao diện trang chủ</w:t>
        </w:r>
        <w:r w:rsidR="0041177B">
          <w:rPr>
            <w:noProof/>
            <w:webHidden/>
          </w:rPr>
          <w:tab/>
        </w:r>
        <w:r w:rsidR="0041177B">
          <w:rPr>
            <w:noProof/>
            <w:webHidden/>
          </w:rPr>
          <w:fldChar w:fldCharType="begin"/>
        </w:r>
        <w:r w:rsidR="0041177B">
          <w:rPr>
            <w:noProof/>
            <w:webHidden/>
          </w:rPr>
          <w:instrText xml:space="preserve"> PAGEREF _Toc41673663 \h </w:instrText>
        </w:r>
        <w:r w:rsidR="0041177B">
          <w:rPr>
            <w:noProof/>
            <w:webHidden/>
          </w:rPr>
        </w:r>
        <w:r w:rsidR="0041177B">
          <w:rPr>
            <w:noProof/>
            <w:webHidden/>
          </w:rPr>
          <w:fldChar w:fldCharType="separate"/>
        </w:r>
        <w:r w:rsidR="0041177B">
          <w:rPr>
            <w:noProof/>
            <w:webHidden/>
          </w:rPr>
          <w:t>19</w:t>
        </w:r>
        <w:r w:rsidR="0041177B">
          <w:rPr>
            <w:noProof/>
            <w:webHidden/>
          </w:rPr>
          <w:fldChar w:fldCharType="end"/>
        </w:r>
      </w:hyperlink>
    </w:p>
    <w:p w14:paraId="52A4578C" w14:textId="7EAFA0DE"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64" w:history="1">
        <w:r w:rsidR="0041177B" w:rsidRPr="00157D76">
          <w:rPr>
            <w:rStyle w:val="Hyperlink"/>
            <w:noProof/>
          </w:rPr>
          <w:t>Hình 3.2: Giao diện trang đăng nhập</w:t>
        </w:r>
        <w:r w:rsidR="0041177B">
          <w:rPr>
            <w:noProof/>
            <w:webHidden/>
          </w:rPr>
          <w:tab/>
        </w:r>
        <w:r w:rsidR="0041177B">
          <w:rPr>
            <w:noProof/>
            <w:webHidden/>
          </w:rPr>
          <w:fldChar w:fldCharType="begin"/>
        </w:r>
        <w:r w:rsidR="0041177B">
          <w:rPr>
            <w:noProof/>
            <w:webHidden/>
          </w:rPr>
          <w:instrText xml:space="preserve"> PAGEREF _Toc41673664 \h </w:instrText>
        </w:r>
        <w:r w:rsidR="0041177B">
          <w:rPr>
            <w:noProof/>
            <w:webHidden/>
          </w:rPr>
        </w:r>
        <w:r w:rsidR="0041177B">
          <w:rPr>
            <w:noProof/>
            <w:webHidden/>
          </w:rPr>
          <w:fldChar w:fldCharType="separate"/>
        </w:r>
        <w:r w:rsidR="0041177B">
          <w:rPr>
            <w:noProof/>
            <w:webHidden/>
          </w:rPr>
          <w:t>20</w:t>
        </w:r>
        <w:r w:rsidR="0041177B">
          <w:rPr>
            <w:noProof/>
            <w:webHidden/>
          </w:rPr>
          <w:fldChar w:fldCharType="end"/>
        </w:r>
      </w:hyperlink>
    </w:p>
    <w:p w14:paraId="05BF680F" w14:textId="3E76FADF"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65" w:history="1">
        <w:r w:rsidR="0041177B" w:rsidRPr="00157D76">
          <w:rPr>
            <w:rStyle w:val="Hyperlink"/>
            <w:noProof/>
          </w:rPr>
          <w:t>Hình 3.3: Giao diện trang đăng ký</w:t>
        </w:r>
        <w:r w:rsidR="0041177B">
          <w:rPr>
            <w:noProof/>
            <w:webHidden/>
          </w:rPr>
          <w:tab/>
        </w:r>
        <w:r w:rsidR="0041177B">
          <w:rPr>
            <w:noProof/>
            <w:webHidden/>
          </w:rPr>
          <w:fldChar w:fldCharType="begin"/>
        </w:r>
        <w:r w:rsidR="0041177B">
          <w:rPr>
            <w:noProof/>
            <w:webHidden/>
          </w:rPr>
          <w:instrText xml:space="preserve"> PAGEREF _Toc41673665 \h </w:instrText>
        </w:r>
        <w:r w:rsidR="0041177B">
          <w:rPr>
            <w:noProof/>
            <w:webHidden/>
          </w:rPr>
        </w:r>
        <w:r w:rsidR="0041177B">
          <w:rPr>
            <w:noProof/>
            <w:webHidden/>
          </w:rPr>
          <w:fldChar w:fldCharType="separate"/>
        </w:r>
        <w:r w:rsidR="0041177B">
          <w:rPr>
            <w:noProof/>
            <w:webHidden/>
          </w:rPr>
          <w:t>21</w:t>
        </w:r>
        <w:r w:rsidR="0041177B">
          <w:rPr>
            <w:noProof/>
            <w:webHidden/>
          </w:rPr>
          <w:fldChar w:fldCharType="end"/>
        </w:r>
      </w:hyperlink>
    </w:p>
    <w:p w14:paraId="1B07C4E5" w14:textId="7EBD74BB"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66" w:history="1">
        <w:r w:rsidR="0041177B" w:rsidRPr="00157D76">
          <w:rPr>
            <w:rStyle w:val="Hyperlink"/>
            <w:noProof/>
          </w:rPr>
          <w:t>Hình 3.4: Giao diện trang tài khoản</w:t>
        </w:r>
        <w:r w:rsidR="0041177B">
          <w:rPr>
            <w:noProof/>
            <w:webHidden/>
          </w:rPr>
          <w:tab/>
        </w:r>
        <w:r w:rsidR="0041177B">
          <w:rPr>
            <w:noProof/>
            <w:webHidden/>
          </w:rPr>
          <w:fldChar w:fldCharType="begin"/>
        </w:r>
        <w:r w:rsidR="0041177B">
          <w:rPr>
            <w:noProof/>
            <w:webHidden/>
          </w:rPr>
          <w:instrText xml:space="preserve"> PAGEREF _Toc41673666 \h </w:instrText>
        </w:r>
        <w:r w:rsidR="0041177B">
          <w:rPr>
            <w:noProof/>
            <w:webHidden/>
          </w:rPr>
        </w:r>
        <w:r w:rsidR="0041177B">
          <w:rPr>
            <w:noProof/>
            <w:webHidden/>
          </w:rPr>
          <w:fldChar w:fldCharType="separate"/>
        </w:r>
        <w:r w:rsidR="0041177B">
          <w:rPr>
            <w:noProof/>
            <w:webHidden/>
          </w:rPr>
          <w:t>22</w:t>
        </w:r>
        <w:r w:rsidR="0041177B">
          <w:rPr>
            <w:noProof/>
            <w:webHidden/>
          </w:rPr>
          <w:fldChar w:fldCharType="end"/>
        </w:r>
      </w:hyperlink>
    </w:p>
    <w:p w14:paraId="14193692" w14:textId="72BCDFC1"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67" w:history="1">
        <w:r w:rsidR="0041177B" w:rsidRPr="00157D76">
          <w:rPr>
            <w:rStyle w:val="Hyperlink"/>
            <w:noProof/>
          </w:rPr>
          <w:t>Hình 3.5: Giao diện trang đổi mật khẩu</w:t>
        </w:r>
        <w:r w:rsidR="0041177B">
          <w:rPr>
            <w:noProof/>
            <w:webHidden/>
          </w:rPr>
          <w:tab/>
        </w:r>
        <w:r w:rsidR="0041177B">
          <w:rPr>
            <w:noProof/>
            <w:webHidden/>
          </w:rPr>
          <w:fldChar w:fldCharType="begin"/>
        </w:r>
        <w:r w:rsidR="0041177B">
          <w:rPr>
            <w:noProof/>
            <w:webHidden/>
          </w:rPr>
          <w:instrText xml:space="preserve"> PAGEREF _Toc41673667 \h </w:instrText>
        </w:r>
        <w:r w:rsidR="0041177B">
          <w:rPr>
            <w:noProof/>
            <w:webHidden/>
          </w:rPr>
        </w:r>
        <w:r w:rsidR="0041177B">
          <w:rPr>
            <w:noProof/>
            <w:webHidden/>
          </w:rPr>
          <w:fldChar w:fldCharType="separate"/>
        </w:r>
        <w:r w:rsidR="0041177B">
          <w:rPr>
            <w:noProof/>
            <w:webHidden/>
          </w:rPr>
          <w:t>22</w:t>
        </w:r>
        <w:r w:rsidR="0041177B">
          <w:rPr>
            <w:noProof/>
            <w:webHidden/>
          </w:rPr>
          <w:fldChar w:fldCharType="end"/>
        </w:r>
      </w:hyperlink>
    </w:p>
    <w:p w14:paraId="264F4D6A" w14:textId="54F95E32"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68" w:history="1">
        <w:r w:rsidR="0041177B" w:rsidRPr="00157D76">
          <w:rPr>
            <w:rStyle w:val="Hyperlink"/>
            <w:noProof/>
          </w:rPr>
          <w:t>Hình 3.6: Giao diện trang khóa học theo danh mục</w:t>
        </w:r>
        <w:r w:rsidR="0041177B">
          <w:rPr>
            <w:noProof/>
            <w:webHidden/>
          </w:rPr>
          <w:tab/>
        </w:r>
        <w:r w:rsidR="0041177B">
          <w:rPr>
            <w:noProof/>
            <w:webHidden/>
          </w:rPr>
          <w:fldChar w:fldCharType="begin"/>
        </w:r>
        <w:r w:rsidR="0041177B">
          <w:rPr>
            <w:noProof/>
            <w:webHidden/>
          </w:rPr>
          <w:instrText xml:space="preserve"> PAGEREF _Toc41673668 \h </w:instrText>
        </w:r>
        <w:r w:rsidR="0041177B">
          <w:rPr>
            <w:noProof/>
            <w:webHidden/>
          </w:rPr>
        </w:r>
        <w:r w:rsidR="0041177B">
          <w:rPr>
            <w:noProof/>
            <w:webHidden/>
          </w:rPr>
          <w:fldChar w:fldCharType="separate"/>
        </w:r>
        <w:r w:rsidR="0041177B">
          <w:rPr>
            <w:noProof/>
            <w:webHidden/>
          </w:rPr>
          <w:t>23</w:t>
        </w:r>
        <w:r w:rsidR="0041177B">
          <w:rPr>
            <w:noProof/>
            <w:webHidden/>
          </w:rPr>
          <w:fldChar w:fldCharType="end"/>
        </w:r>
      </w:hyperlink>
    </w:p>
    <w:p w14:paraId="4B59B532" w14:textId="10AB3B8E"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69" w:history="1">
        <w:r w:rsidR="0041177B" w:rsidRPr="00157D76">
          <w:rPr>
            <w:rStyle w:val="Hyperlink"/>
            <w:noProof/>
          </w:rPr>
          <w:t>Hình 3.7: Giao diện trang khóa học theo chủ đề</w:t>
        </w:r>
        <w:r w:rsidR="0041177B">
          <w:rPr>
            <w:noProof/>
            <w:webHidden/>
          </w:rPr>
          <w:tab/>
        </w:r>
        <w:r w:rsidR="0041177B">
          <w:rPr>
            <w:noProof/>
            <w:webHidden/>
          </w:rPr>
          <w:fldChar w:fldCharType="begin"/>
        </w:r>
        <w:r w:rsidR="0041177B">
          <w:rPr>
            <w:noProof/>
            <w:webHidden/>
          </w:rPr>
          <w:instrText xml:space="preserve"> PAGEREF _Toc41673669 \h </w:instrText>
        </w:r>
        <w:r w:rsidR="0041177B">
          <w:rPr>
            <w:noProof/>
            <w:webHidden/>
          </w:rPr>
        </w:r>
        <w:r w:rsidR="0041177B">
          <w:rPr>
            <w:noProof/>
            <w:webHidden/>
          </w:rPr>
          <w:fldChar w:fldCharType="separate"/>
        </w:r>
        <w:r w:rsidR="0041177B">
          <w:rPr>
            <w:noProof/>
            <w:webHidden/>
          </w:rPr>
          <w:t>24</w:t>
        </w:r>
        <w:r w:rsidR="0041177B">
          <w:rPr>
            <w:noProof/>
            <w:webHidden/>
          </w:rPr>
          <w:fldChar w:fldCharType="end"/>
        </w:r>
      </w:hyperlink>
    </w:p>
    <w:p w14:paraId="4B892943" w14:textId="59F610B6"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0" w:history="1">
        <w:r w:rsidR="0041177B" w:rsidRPr="00157D76">
          <w:rPr>
            <w:rStyle w:val="Hyperlink"/>
            <w:noProof/>
          </w:rPr>
          <w:t>Hình 3.8: Giao diện trang tìm kiếm</w:t>
        </w:r>
        <w:r w:rsidR="0041177B">
          <w:rPr>
            <w:noProof/>
            <w:webHidden/>
          </w:rPr>
          <w:tab/>
        </w:r>
        <w:r w:rsidR="0041177B">
          <w:rPr>
            <w:noProof/>
            <w:webHidden/>
          </w:rPr>
          <w:fldChar w:fldCharType="begin"/>
        </w:r>
        <w:r w:rsidR="0041177B">
          <w:rPr>
            <w:noProof/>
            <w:webHidden/>
          </w:rPr>
          <w:instrText xml:space="preserve"> PAGEREF _Toc41673670 \h </w:instrText>
        </w:r>
        <w:r w:rsidR="0041177B">
          <w:rPr>
            <w:noProof/>
            <w:webHidden/>
          </w:rPr>
        </w:r>
        <w:r w:rsidR="0041177B">
          <w:rPr>
            <w:noProof/>
            <w:webHidden/>
          </w:rPr>
          <w:fldChar w:fldCharType="separate"/>
        </w:r>
        <w:r w:rsidR="0041177B">
          <w:rPr>
            <w:noProof/>
            <w:webHidden/>
          </w:rPr>
          <w:t>25</w:t>
        </w:r>
        <w:r w:rsidR="0041177B">
          <w:rPr>
            <w:noProof/>
            <w:webHidden/>
          </w:rPr>
          <w:fldChar w:fldCharType="end"/>
        </w:r>
      </w:hyperlink>
    </w:p>
    <w:p w14:paraId="6800D0F8" w14:textId="4692025E"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1" w:history="1">
        <w:r w:rsidR="0041177B" w:rsidRPr="00157D76">
          <w:rPr>
            <w:rStyle w:val="Hyperlink"/>
            <w:noProof/>
          </w:rPr>
          <w:t>Hình 3.9: Giao diện trang chi tiết sản phẩm</w:t>
        </w:r>
        <w:r w:rsidR="0041177B">
          <w:rPr>
            <w:noProof/>
            <w:webHidden/>
          </w:rPr>
          <w:tab/>
        </w:r>
        <w:r w:rsidR="0041177B">
          <w:rPr>
            <w:noProof/>
            <w:webHidden/>
          </w:rPr>
          <w:fldChar w:fldCharType="begin"/>
        </w:r>
        <w:r w:rsidR="0041177B">
          <w:rPr>
            <w:noProof/>
            <w:webHidden/>
          </w:rPr>
          <w:instrText xml:space="preserve"> PAGEREF _Toc41673671 \h </w:instrText>
        </w:r>
        <w:r w:rsidR="0041177B">
          <w:rPr>
            <w:noProof/>
            <w:webHidden/>
          </w:rPr>
        </w:r>
        <w:r w:rsidR="0041177B">
          <w:rPr>
            <w:noProof/>
            <w:webHidden/>
          </w:rPr>
          <w:fldChar w:fldCharType="separate"/>
        </w:r>
        <w:r w:rsidR="0041177B">
          <w:rPr>
            <w:noProof/>
            <w:webHidden/>
          </w:rPr>
          <w:t>25</w:t>
        </w:r>
        <w:r w:rsidR="0041177B">
          <w:rPr>
            <w:noProof/>
            <w:webHidden/>
          </w:rPr>
          <w:fldChar w:fldCharType="end"/>
        </w:r>
      </w:hyperlink>
    </w:p>
    <w:p w14:paraId="025DADF0" w14:textId="6ABA0168"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2" w:history="1">
        <w:r w:rsidR="0041177B" w:rsidRPr="00157D76">
          <w:rPr>
            <w:rStyle w:val="Hyperlink"/>
            <w:noProof/>
          </w:rPr>
          <w:t>Hình 3.10: Giao diện trang giỏ hàng</w:t>
        </w:r>
        <w:r w:rsidR="0041177B">
          <w:rPr>
            <w:noProof/>
            <w:webHidden/>
          </w:rPr>
          <w:tab/>
        </w:r>
        <w:r w:rsidR="0041177B">
          <w:rPr>
            <w:noProof/>
            <w:webHidden/>
          </w:rPr>
          <w:fldChar w:fldCharType="begin"/>
        </w:r>
        <w:r w:rsidR="0041177B">
          <w:rPr>
            <w:noProof/>
            <w:webHidden/>
          </w:rPr>
          <w:instrText xml:space="preserve"> PAGEREF _Toc41673672 \h </w:instrText>
        </w:r>
        <w:r w:rsidR="0041177B">
          <w:rPr>
            <w:noProof/>
            <w:webHidden/>
          </w:rPr>
        </w:r>
        <w:r w:rsidR="0041177B">
          <w:rPr>
            <w:noProof/>
            <w:webHidden/>
          </w:rPr>
          <w:fldChar w:fldCharType="separate"/>
        </w:r>
        <w:r w:rsidR="0041177B">
          <w:rPr>
            <w:noProof/>
            <w:webHidden/>
          </w:rPr>
          <w:t>26</w:t>
        </w:r>
        <w:r w:rsidR="0041177B">
          <w:rPr>
            <w:noProof/>
            <w:webHidden/>
          </w:rPr>
          <w:fldChar w:fldCharType="end"/>
        </w:r>
      </w:hyperlink>
    </w:p>
    <w:p w14:paraId="5EE67C9E" w14:textId="4DC176E6"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3" w:history="1">
        <w:r w:rsidR="0041177B" w:rsidRPr="00157D76">
          <w:rPr>
            <w:rStyle w:val="Hyperlink"/>
            <w:noProof/>
          </w:rPr>
          <w:t>Hình 3.11: Giao diện trang danh sách các khóa học đã mua</w:t>
        </w:r>
        <w:r w:rsidR="0041177B">
          <w:rPr>
            <w:noProof/>
            <w:webHidden/>
          </w:rPr>
          <w:tab/>
        </w:r>
        <w:r w:rsidR="0041177B">
          <w:rPr>
            <w:noProof/>
            <w:webHidden/>
          </w:rPr>
          <w:fldChar w:fldCharType="begin"/>
        </w:r>
        <w:r w:rsidR="0041177B">
          <w:rPr>
            <w:noProof/>
            <w:webHidden/>
          </w:rPr>
          <w:instrText xml:space="preserve"> PAGEREF _Toc41673673 \h </w:instrText>
        </w:r>
        <w:r w:rsidR="0041177B">
          <w:rPr>
            <w:noProof/>
            <w:webHidden/>
          </w:rPr>
        </w:r>
        <w:r w:rsidR="0041177B">
          <w:rPr>
            <w:noProof/>
            <w:webHidden/>
          </w:rPr>
          <w:fldChar w:fldCharType="separate"/>
        </w:r>
        <w:r w:rsidR="0041177B">
          <w:rPr>
            <w:noProof/>
            <w:webHidden/>
          </w:rPr>
          <w:t>27</w:t>
        </w:r>
        <w:r w:rsidR="0041177B">
          <w:rPr>
            <w:noProof/>
            <w:webHidden/>
          </w:rPr>
          <w:fldChar w:fldCharType="end"/>
        </w:r>
      </w:hyperlink>
    </w:p>
    <w:p w14:paraId="4B47AE97" w14:textId="4CA9E97F"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4" w:history="1">
        <w:r w:rsidR="0041177B" w:rsidRPr="00157D76">
          <w:rPr>
            <w:rStyle w:val="Hyperlink"/>
            <w:noProof/>
          </w:rPr>
          <w:t>Hình 3.12: Giao diện trang thanh toán</w:t>
        </w:r>
        <w:r w:rsidR="0041177B">
          <w:rPr>
            <w:noProof/>
            <w:webHidden/>
          </w:rPr>
          <w:tab/>
        </w:r>
        <w:r w:rsidR="0041177B">
          <w:rPr>
            <w:noProof/>
            <w:webHidden/>
          </w:rPr>
          <w:fldChar w:fldCharType="begin"/>
        </w:r>
        <w:r w:rsidR="0041177B">
          <w:rPr>
            <w:noProof/>
            <w:webHidden/>
          </w:rPr>
          <w:instrText xml:space="preserve"> PAGEREF _Toc41673674 \h </w:instrText>
        </w:r>
        <w:r w:rsidR="0041177B">
          <w:rPr>
            <w:noProof/>
            <w:webHidden/>
          </w:rPr>
        </w:r>
        <w:r w:rsidR="0041177B">
          <w:rPr>
            <w:noProof/>
            <w:webHidden/>
          </w:rPr>
          <w:fldChar w:fldCharType="separate"/>
        </w:r>
        <w:r w:rsidR="0041177B">
          <w:rPr>
            <w:noProof/>
            <w:webHidden/>
          </w:rPr>
          <w:t>27</w:t>
        </w:r>
        <w:r w:rsidR="0041177B">
          <w:rPr>
            <w:noProof/>
            <w:webHidden/>
          </w:rPr>
          <w:fldChar w:fldCharType="end"/>
        </w:r>
      </w:hyperlink>
    </w:p>
    <w:p w14:paraId="1801A4A2" w14:textId="33EAFAA1"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5" w:history="1">
        <w:r w:rsidR="0041177B" w:rsidRPr="00157D76">
          <w:rPr>
            <w:rStyle w:val="Hyperlink"/>
            <w:noProof/>
          </w:rPr>
          <w:t>Hình 3.14: Giao diện trang chủ quản trị</w:t>
        </w:r>
        <w:r w:rsidR="0041177B">
          <w:rPr>
            <w:noProof/>
            <w:webHidden/>
          </w:rPr>
          <w:tab/>
        </w:r>
        <w:r w:rsidR="0041177B">
          <w:rPr>
            <w:noProof/>
            <w:webHidden/>
          </w:rPr>
          <w:fldChar w:fldCharType="begin"/>
        </w:r>
        <w:r w:rsidR="0041177B">
          <w:rPr>
            <w:noProof/>
            <w:webHidden/>
          </w:rPr>
          <w:instrText xml:space="preserve"> PAGEREF _Toc41673675 \h </w:instrText>
        </w:r>
        <w:r w:rsidR="0041177B">
          <w:rPr>
            <w:noProof/>
            <w:webHidden/>
          </w:rPr>
        </w:r>
        <w:r w:rsidR="0041177B">
          <w:rPr>
            <w:noProof/>
            <w:webHidden/>
          </w:rPr>
          <w:fldChar w:fldCharType="separate"/>
        </w:r>
        <w:r w:rsidR="0041177B">
          <w:rPr>
            <w:noProof/>
            <w:webHidden/>
          </w:rPr>
          <w:t>29</w:t>
        </w:r>
        <w:r w:rsidR="0041177B">
          <w:rPr>
            <w:noProof/>
            <w:webHidden/>
          </w:rPr>
          <w:fldChar w:fldCharType="end"/>
        </w:r>
      </w:hyperlink>
    </w:p>
    <w:p w14:paraId="1215A329" w14:textId="160F9607"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6" w:history="1">
        <w:r w:rsidR="0041177B" w:rsidRPr="00157D76">
          <w:rPr>
            <w:rStyle w:val="Hyperlink"/>
            <w:noProof/>
          </w:rPr>
          <w:t>Hình 3.15: Giao diện trang quản trị danh mục khóa học</w:t>
        </w:r>
        <w:r w:rsidR="0041177B">
          <w:rPr>
            <w:noProof/>
            <w:webHidden/>
          </w:rPr>
          <w:tab/>
        </w:r>
        <w:r w:rsidR="0041177B">
          <w:rPr>
            <w:noProof/>
            <w:webHidden/>
          </w:rPr>
          <w:fldChar w:fldCharType="begin"/>
        </w:r>
        <w:r w:rsidR="0041177B">
          <w:rPr>
            <w:noProof/>
            <w:webHidden/>
          </w:rPr>
          <w:instrText xml:space="preserve"> PAGEREF _Toc41673676 \h </w:instrText>
        </w:r>
        <w:r w:rsidR="0041177B">
          <w:rPr>
            <w:noProof/>
            <w:webHidden/>
          </w:rPr>
        </w:r>
        <w:r w:rsidR="0041177B">
          <w:rPr>
            <w:noProof/>
            <w:webHidden/>
          </w:rPr>
          <w:fldChar w:fldCharType="separate"/>
        </w:r>
        <w:r w:rsidR="0041177B">
          <w:rPr>
            <w:noProof/>
            <w:webHidden/>
          </w:rPr>
          <w:t>30</w:t>
        </w:r>
        <w:r w:rsidR="0041177B">
          <w:rPr>
            <w:noProof/>
            <w:webHidden/>
          </w:rPr>
          <w:fldChar w:fldCharType="end"/>
        </w:r>
      </w:hyperlink>
    </w:p>
    <w:p w14:paraId="63211A3C" w14:textId="2CAD9375"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7" w:history="1">
        <w:r w:rsidR="0041177B" w:rsidRPr="00157D76">
          <w:rPr>
            <w:rStyle w:val="Hyperlink"/>
            <w:noProof/>
          </w:rPr>
          <w:t>Hình 3.16: Giao diện trang thêm danh mục</w:t>
        </w:r>
        <w:r w:rsidR="0041177B">
          <w:rPr>
            <w:noProof/>
            <w:webHidden/>
          </w:rPr>
          <w:tab/>
        </w:r>
        <w:r w:rsidR="0041177B">
          <w:rPr>
            <w:noProof/>
            <w:webHidden/>
          </w:rPr>
          <w:fldChar w:fldCharType="begin"/>
        </w:r>
        <w:r w:rsidR="0041177B">
          <w:rPr>
            <w:noProof/>
            <w:webHidden/>
          </w:rPr>
          <w:instrText xml:space="preserve"> PAGEREF _Toc41673677 \h </w:instrText>
        </w:r>
        <w:r w:rsidR="0041177B">
          <w:rPr>
            <w:noProof/>
            <w:webHidden/>
          </w:rPr>
        </w:r>
        <w:r w:rsidR="0041177B">
          <w:rPr>
            <w:noProof/>
            <w:webHidden/>
          </w:rPr>
          <w:fldChar w:fldCharType="separate"/>
        </w:r>
        <w:r w:rsidR="0041177B">
          <w:rPr>
            <w:noProof/>
            <w:webHidden/>
          </w:rPr>
          <w:t>30</w:t>
        </w:r>
        <w:r w:rsidR="0041177B">
          <w:rPr>
            <w:noProof/>
            <w:webHidden/>
          </w:rPr>
          <w:fldChar w:fldCharType="end"/>
        </w:r>
      </w:hyperlink>
    </w:p>
    <w:p w14:paraId="07F84E6F" w14:textId="273414B1"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8" w:history="1">
        <w:r w:rsidR="0041177B" w:rsidRPr="00157D76">
          <w:rPr>
            <w:rStyle w:val="Hyperlink"/>
            <w:noProof/>
          </w:rPr>
          <w:t>Hình 3.17: Giao diện trang thêm khóa học</w:t>
        </w:r>
        <w:r w:rsidR="0041177B">
          <w:rPr>
            <w:noProof/>
            <w:webHidden/>
          </w:rPr>
          <w:tab/>
        </w:r>
        <w:r w:rsidR="0041177B">
          <w:rPr>
            <w:noProof/>
            <w:webHidden/>
          </w:rPr>
          <w:fldChar w:fldCharType="begin"/>
        </w:r>
        <w:r w:rsidR="0041177B">
          <w:rPr>
            <w:noProof/>
            <w:webHidden/>
          </w:rPr>
          <w:instrText xml:space="preserve"> PAGEREF _Toc41673678 \h </w:instrText>
        </w:r>
        <w:r w:rsidR="0041177B">
          <w:rPr>
            <w:noProof/>
            <w:webHidden/>
          </w:rPr>
        </w:r>
        <w:r w:rsidR="0041177B">
          <w:rPr>
            <w:noProof/>
            <w:webHidden/>
          </w:rPr>
          <w:fldChar w:fldCharType="separate"/>
        </w:r>
        <w:r w:rsidR="0041177B">
          <w:rPr>
            <w:noProof/>
            <w:webHidden/>
          </w:rPr>
          <w:t>31</w:t>
        </w:r>
        <w:r w:rsidR="0041177B">
          <w:rPr>
            <w:noProof/>
            <w:webHidden/>
          </w:rPr>
          <w:fldChar w:fldCharType="end"/>
        </w:r>
      </w:hyperlink>
    </w:p>
    <w:p w14:paraId="5BE5BB9C" w14:textId="6F8FFB4A"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79" w:history="1">
        <w:r w:rsidR="0041177B" w:rsidRPr="00157D76">
          <w:rPr>
            <w:rStyle w:val="Hyperlink"/>
            <w:noProof/>
          </w:rPr>
          <w:t>Hình 3.18: Giao diện trang danh sách khuyến mãi</w:t>
        </w:r>
        <w:r w:rsidR="0041177B">
          <w:rPr>
            <w:noProof/>
            <w:webHidden/>
          </w:rPr>
          <w:tab/>
        </w:r>
        <w:r w:rsidR="0041177B">
          <w:rPr>
            <w:noProof/>
            <w:webHidden/>
          </w:rPr>
          <w:fldChar w:fldCharType="begin"/>
        </w:r>
        <w:r w:rsidR="0041177B">
          <w:rPr>
            <w:noProof/>
            <w:webHidden/>
          </w:rPr>
          <w:instrText xml:space="preserve"> PAGEREF _Toc41673679 \h </w:instrText>
        </w:r>
        <w:r w:rsidR="0041177B">
          <w:rPr>
            <w:noProof/>
            <w:webHidden/>
          </w:rPr>
        </w:r>
        <w:r w:rsidR="0041177B">
          <w:rPr>
            <w:noProof/>
            <w:webHidden/>
          </w:rPr>
          <w:fldChar w:fldCharType="separate"/>
        </w:r>
        <w:r w:rsidR="0041177B">
          <w:rPr>
            <w:noProof/>
            <w:webHidden/>
          </w:rPr>
          <w:t>32</w:t>
        </w:r>
        <w:r w:rsidR="0041177B">
          <w:rPr>
            <w:noProof/>
            <w:webHidden/>
          </w:rPr>
          <w:fldChar w:fldCharType="end"/>
        </w:r>
      </w:hyperlink>
    </w:p>
    <w:p w14:paraId="175B2DDC" w14:textId="5D01E781"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80" w:history="1">
        <w:r w:rsidR="0041177B" w:rsidRPr="00157D76">
          <w:rPr>
            <w:rStyle w:val="Hyperlink"/>
            <w:noProof/>
          </w:rPr>
          <w:t>Hình 3.19: Giao diện trang tạo mã khuyễn mãi mới</w:t>
        </w:r>
        <w:r w:rsidR="0041177B">
          <w:rPr>
            <w:noProof/>
            <w:webHidden/>
          </w:rPr>
          <w:tab/>
        </w:r>
        <w:r w:rsidR="0041177B">
          <w:rPr>
            <w:noProof/>
            <w:webHidden/>
          </w:rPr>
          <w:fldChar w:fldCharType="begin"/>
        </w:r>
        <w:r w:rsidR="0041177B">
          <w:rPr>
            <w:noProof/>
            <w:webHidden/>
          </w:rPr>
          <w:instrText xml:space="preserve"> PAGEREF _Toc41673680 \h </w:instrText>
        </w:r>
        <w:r w:rsidR="0041177B">
          <w:rPr>
            <w:noProof/>
            <w:webHidden/>
          </w:rPr>
        </w:r>
        <w:r w:rsidR="0041177B">
          <w:rPr>
            <w:noProof/>
            <w:webHidden/>
          </w:rPr>
          <w:fldChar w:fldCharType="separate"/>
        </w:r>
        <w:r w:rsidR="0041177B">
          <w:rPr>
            <w:noProof/>
            <w:webHidden/>
          </w:rPr>
          <w:t>32</w:t>
        </w:r>
        <w:r w:rsidR="0041177B">
          <w:rPr>
            <w:noProof/>
            <w:webHidden/>
          </w:rPr>
          <w:fldChar w:fldCharType="end"/>
        </w:r>
      </w:hyperlink>
    </w:p>
    <w:p w14:paraId="1FFB10C3" w14:textId="4D0EE442"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81" w:history="1">
        <w:r w:rsidR="0041177B" w:rsidRPr="00157D76">
          <w:rPr>
            <w:rStyle w:val="Hyperlink"/>
            <w:noProof/>
          </w:rPr>
          <w:t>Hình 3.20: Giao diện trang quản trị người dùng</w:t>
        </w:r>
        <w:r w:rsidR="0041177B">
          <w:rPr>
            <w:noProof/>
            <w:webHidden/>
          </w:rPr>
          <w:tab/>
        </w:r>
        <w:r w:rsidR="0041177B">
          <w:rPr>
            <w:noProof/>
            <w:webHidden/>
          </w:rPr>
          <w:fldChar w:fldCharType="begin"/>
        </w:r>
        <w:r w:rsidR="0041177B">
          <w:rPr>
            <w:noProof/>
            <w:webHidden/>
          </w:rPr>
          <w:instrText xml:space="preserve"> PAGEREF _Toc41673681 \h </w:instrText>
        </w:r>
        <w:r w:rsidR="0041177B">
          <w:rPr>
            <w:noProof/>
            <w:webHidden/>
          </w:rPr>
        </w:r>
        <w:r w:rsidR="0041177B">
          <w:rPr>
            <w:noProof/>
            <w:webHidden/>
          </w:rPr>
          <w:fldChar w:fldCharType="separate"/>
        </w:r>
        <w:r w:rsidR="0041177B">
          <w:rPr>
            <w:noProof/>
            <w:webHidden/>
          </w:rPr>
          <w:t>33</w:t>
        </w:r>
        <w:r w:rsidR="0041177B">
          <w:rPr>
            <w:noProof/>
            <w:webHidden/>
          </w:rPr>
          <w:fldChar w:fldCharType="end"/>
        </w:r>
      </w:hyperlink>
    </w:p>
    <w:p w14:paraId="7DBED962" w14:textId="39C636CB"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682" w:history="1">
        <w:r w:rsidR="0041177B" w:rsidRPr="00157D76">
          <w:rPr>
            <w:rStyle w:val="Hyperlink"/>
            <w:noProof/>
          </w:rPr>
          <w:t>Hình 3.21: Giao diện trang đơn hàng</w:t>
        </w:r>
        <w:r w:rsidR="0041177B">
          <w:rPr>
            <w:noProof/>
            <w:webHidden/>
          </w:rPr>
          <w:tab/>
        </w:r>
        <w:r w:rsidR="0041177B">
          <w:rPr>
            <w:noProof/>
            <w:webHidden/>
          </w:rPr>
          <w:fldChar w:fldCharType="begin"/>
        </w:r>
        <w:r w:rsidR="0041177B">
          <w:rPr>
            <w:noProof/>
            <w:webHidden/>
          </w:rPr>
          <w:instrText xml:space="preserve"> PAGEREF _Toc41673682 \h </w:instrText>
        </w:r>
        <w:r w:rsidR="0041177B">
          <w:rPr>
            <w:noProof/>
            <w:webHidden/>
          </w:rPr>
        </w:r>
        <w:r w:rsidR="0041177B">
          <w:rPr>
            <w:noProof/>
            <w:webHidden/>
          </w:rPr>
          <w:fldChar w:fldCharType="separate"/>
        </w:r>
        <w:r w:rsidR="0041177B">
          <w:rPr>
            <w:noProof/>
            <w:webHidden/>
          </w:rPr>
          <w:t>33</w:t>
        </w:r>
        <w:r w:rsidR="0041177B">
          <w:rPr>
            <w:noProof/>
            <w:webHidden/>
          </w:rPr>
          <w:fldChar w:fldCharType="end"/>
        </w:r>
      </w:hyperlink>
    </w:p>
    <w:p w14:paraId="7532C9A8" w14:textId="6321A4C6" w:rsidR="00A664F0" w:rsidRPr="00301934" w:rsidDel="00B92D94" w:rsidRDefault="00B92D94">
      <w:pPr>
        <w:pStyle w:val="TOC1"/>
        <w:tabs>
          <w:tab w:val="right" w:leader="dot" w:pos="9046"/>
        </w:tabs>
        <w:rPr>
          <w:del w:id="196" w:author="NTS Romanoff" w:date="2019-12-04T15:42:00Z"/>
          <w:rFonts w:asciiTheme="majorHAnsi" w:hAnsiTheme="majorHAnsi" w:cstheme="majorHAnsi"/>
          <w:b w:val="0"/>
          <w:bCs w:val="0"/>
          <w:i/>
          <w:iCs/>
          <w:sz w:val="26"/>
          <w:szCs w:val="26"/>
          <w:rPrChange w:id="197" w:author="NTS Romanoff" w:date="2019-12-04T16:04:00Z">
            <w:rPr>
              <w:del w:id="198" w:author="NTS Romanoff" w:date="2019-12-04T15:42:00Z"/>
              <w:rFonts w:eastAsiaTheme="minorEastAsia" w:cstheme="minorBidi"/>
              <w:noProof/>
              <w:szCs w:val="26"/>
            </w:rPr>
          </w:rPrChange>
        </w:rPr>
      </w:pPr>
      <w:ins w:id="199" w:author="NTS Romanoff" w:date="2019-12-04T15:42:00Z">
        <w:r w:rsidRPr="0041177B">
          <w:rPr>
            <w:rFonts w:asciiTheme="majorHAnsi" w:hAnsiTheme="majorHAnsi" w:cstheme="majorHAnsi"/>
            <w:i/>
            <w:iCs/>
            <w:sz w:val="26"/>
            <w:szCs w:val="26"/>
            <w:rPrChange w:id="200" w:author="NTS Romanoff" w:date="2019-12-05T13:59:00Z">
              <w:rPr>
                <w:sz w:val="32"/>
                <w:szCs w:val="26"/>
                <w:shd w:val="clear" w:color="auto" w:fill="FFFFFF"/>
                <w:lang w:val="vi-VN"/>
              </w:rPr>
            </w:rPrChange>
          </w:rPr>
          <w:fldChar w:fldCharType="end"/>
        </w:r>
      </w:ins>
      <w:del w:id="201" w:author="NTS Romanoff" w:date="2019-12-04T15:44:00Z">
        <w:r w:rsidR="00A664F0" w:rsidRPr="005A67F2" w:rsidDel="000002EC">
          <w:rPr>
            <w:szCs w:val="26"/>
          </w:rPr>
          <w:fldChar w:fldCharType="begin"/>
        </w:r>
        <w:r w:rsidR="00A664F0" w:rsidRPr="005A67F2" w:rsidDel="000002EC">
          <w:rPr>
            <w:szCs w:val="26"/>
          </w:rPr>
          <w:delInstrText xml:space="preserve"> TOC \h \z \t "H1,1" </w:delInstrText>
        </w:r>
        <w:r w:rsidR="00A664F0" w:rsidRPr="005A67F2" w:rsidDel="000002EC">
          <w:rPr>
            <w:szCs w:val="26"/>
          </w:rPr>
          <w:fldChar w:fldCharType="separate"/>
        </w:r>
      </w:del>
      <w:del w:id="202" w:author="NTS Romanoff" w:date="2019-12-04T15:42:00Z">
        <w:r w:rsidR="00663F2D" w:rsidDel="00B92D94">
          <w:fldChar w:fldCharType="begin"/>
        </w:r>
        <w:r w:rsidR="00663F2D" w:rsidDel="00B92D94">
          <w:delInstrText xml:space="preserve"> HYPERLINK \l "_Toc25872825" </w:delInstrText>
        </w:r>
        <w:r w:rsidR="00663F2D"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chủ</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_Toc25872825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24</w:delText>
        </w:r>
        <w:r w:rsidR="00A664F0" w:rsidRPr="005A67F2" w:rsidDel="00B92D94">
          <w:rPr>
            <w:noProof/>
            <w:webHidden/>
            <w:szCs w:val="26"/>
          </w:rPr>
          <w:fldChar w:fldCharType="end"/>
        </w:r>
        <w:r w:rsidR="00663F2D" w:rsidDel="00B92D94">
          <w:rPr>
            <w:noProof/>
            <w:szCs w:val="26"/>
          </w:rPr>
          <w:fldChar w:fldCharType="end"/>
        </w:r>
      </w:del>
    </w:p>
    <w:p w14:paraId="386F2858" w14:textId="0314001C" w:rsidR="00A664F0" w:rsidRPr="005A67F2" w:rsidDel="00B92D94" w:rsidRDefault="00663F2D">
      <w:pPr>
        <w:pStyle w:val="TOC1"/>
        <w:rPr>
          <w:del w:id="203" w:author="NTS Romanoff" w:date="2019-12-04T15:42:00Z"/>
          <w:rFonts w:eastAsiaTheme="minorEastAsia" w:cstheme="minorBidi"/>
          <w:noProof/>
          <w:szCs w:val="26"/>
        </w:rPr>
        <w:pPrChange w:id="204" w:author="NTS Romanoff" w:date="2019-12-04T16:04:00Z">
          <w:pPr>
            <w:pStyle w:val="TOC1"/>
            <w:tabs>
              <w:tab w:val="right" w:leader="dot" w:pos="9046"/>
            </w:tabs>
          </w:pPr>
        </w:pPrChange>
      </w:pPr>
      <w:del w:id="205" w:author="NTS Romanoff" w:date="2019-12-04T15:42:00Z">
        <w:r w:rsidDel="00B92D94">
          <w:fldChar w:fldCharType="begin"/>
        </w:r>
        <w:r w:rsidDel="00B92D94">
          <w:delInstrText xml:space="preserve"> HYPERLINK \l "_Toc25872826" </w:delInstrText>
        </w:r>
        <w:r w:rsidDel="00B92D94">
          <w:fldChar w:fldCharType="separate"/>
        </w:r>
        <w:r w:rsidR="00A664F0" w:rsidRPr="005A67F2" w:rsidDel="00B92D94">
          <w:rPr>
            <w:rStyle w:val="Hyperlink"/>
            <w:b w:val="0"/>
            <w:noProof/>
            <w:szCs w:val="26"/>
          </w:rPr>
          <w:delText xml:space="preserve">Hình 3.2: </w:delText>
        </w:r>
        <w:r w:rsidR="00A664F0" w:rsidRPr="005A67F2" w:rsidDel="00B92D94">
          <w:rPr>
            <w:rStyle w:val="Hyperlink"/>
            <w:noProof/>
            <w:szCs w:val="26"/>
          </w:rPr>
          <w:delText>Giao diện trang đăng nhập</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_Toc25872826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25</w:delText>
        </w:r>
        <w:r w:rsidR="00A664F0" w:rsidRPr="005A67F2" w:rsidDel="00B92D94">
          <w:rPr>
            <w:noProof/>
            <w:webHidden/>
            <w:szCs w:val="26"/>
          </w:rPr>
          <w:fldChar w:fldCharType="end"/>
        </w:r>
        <w:r w:rsidDel="00B92D94">
          <w:rPr>
            <w:noProof/>
            <w:szCs w:val="26"/>
          </w:rPr>
          <w:fldChar w:fldCharType="end"/>
        </w:r>
      </w:del>
    </w:p>
    <w:p w14:paraId="1B6B8A9E" w14:textId="4BF651CD" w:rsidR="00A664F0" w:rsidRPr="005A67F2" w:rsidDel="00B92D94" w:rsidRDefault="00663F2D">
      <w:pPr>
        <w:pStyle w:val="TOC1"/>
        <w:rPr>
          <w:del w:id="206" w:author="NTS Romanoff" w:date="2019-12-04T15:42:00Z"/>
          <w:rFonts w:eastAsiaTheme="minorEastAsia" w:cstheme="minorBidi"/>
          <w:noProof/>
          <w:szCs w:val="26"/>
        </w:rPr>
        <w:pPrChange w:id="207" w:author="NTS Romanoff" w:date="2019-12-04T16:04:00Z">
          <w:pPr>
            <w:pStyle w:val="TOC1"/>
            <w:tabs>
              <w:tab w:val="right" w:leader="dot" w:pos="9046"/>
            </w:tabs>
          </w:pPr>
        </w:pPrChange>
      </w:pPr>
      <w:del w:id="208" w:author="NTS Romanoff" w:date="2019-12-04T15:42:00Z">
        <w:r w:rsidDel="00B92D94">
          <w:fldChar w:fldCharType="begin"/>
        </w:r>
        <w:r w:rsidDel="00B92D94">
          <w:delInstrText xml:space="preserve"> HYPERLINK \l "_Toc25872827" </w:delInstrText>
        </w:r>
        <w:r w:rsidDel="00B92D94">
          <w:fldChar w:fldCharType="separate"/>
        </w:r>
        <w:r w:rsidR="00A664F0" w:rsidRPr="005A67F2" w:rsidDel="00B92D94">
          <w:rPr>
            <w:rStyle w:val="Hyperlink"/>
            <w:b w:val="0"/>
            <w:noProof/>
            <w:szCs w:val="26"/>
          </w:rPr>
          <w:delText xml:space="preserve">Hình 3.3: </w:delText>
        </w:r>
        <w:r w:rsidR="00A664F0" w:rsidRPr="005A67F2" w:rsidDel="00B92D94">
          <w:rPr>
            <w:rStyle w:val="Hyperlink"/>
            <w:noProof/>
            <w:szCs w:val="26"/>
          </w:rPr>
          <w:delText>Giao diện trang đăng ký</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_Toc25872827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26</w:delText>
        </w:r>
        <w:r w:rsidR="00A664F0" w:rsidRPr="005A67F2" w:rsidDel="00B92D94">
          <w:rPr>
            <w:noProof/>
            <w:webHidden/>
            <w:szCs w:val="26"/>
          </w:rPr>
          <w:fldChar w:fldCharType="end"/>
        </w:r>
        <w:r w:rsidDel="00B92D94">
          <w:rPr>
            <w:noProof/>
            <w:szCs w:val="26"/>
          </w:rPr>
          <w:fldChar w:fldCharType="end"/>
        </w:r>
      </w:del>
    </w:p>
    <w:p w14:paraId="07B1904A" w14:textId="51A3C7C6" w:rsidR="00A664F0" w:rsidRPr="005A67F2" w:rsidDel="00B92D94" w:rsidRDefault="00663F2D">
      <w:pPr>
        <w:pStyle w:val="TOC1"/>
        <w:rPr>
          <w:del w:id="209" w:author="NTS Romanoff" w:date="2019-12-04T15:42:00Z"/>
          <w:rFonts w:eastAsiaTheme="minorEastAsia" w:cstheme="minorBidi"/>
          <w:noProof/>
          <w:szCs w:val="26"/>
        </w:rPr>
        <w:pPrChange w:id="210" w:author="NTS Romanoff" w:date="2019-12-04T16:04:00Z">
          <w:pPr>
            <w:pStyle w:val="TOC1"/>
            <w:tabs>
              <w:tab w:val="right" w:leader="dot" w:pos="9046"/>
            </w:tabs>
          </w:pPr>
        </w:pPrChange>
      </w:pPr>
      <w:del w:id="211" w:author="NTS Romanoff" w:date="2019-12-04T15:42:00Z">
        <w:r w:rsidDel="00B92D94">
          <w:fldChar w:fldCharType="begin"/>
        </w:r>
        <w:r w:rsidDel="00B92D94">
          <w:delInstrText xml:space="preserve"> HYPERLINK \l "_Toc25872828" </w:delInstrText>
        </w:r>
        <w:r w:rsidDel="00B92D94">
          <w:fldChar w:fldCharType="separate"/>
        </w:r>
        <w:r w:rsidR="00A664F0" w:rsidRPr="005A67F2" w:rsidDel="00B92D94">
          <w:rPr>
            <w:rStyle w:val="Hyperlink"/>
            <w:b w:val="0"/>
            <w:noProof/>
            <w:szCs w:val="26"/>
          </w:rPr>
          <w:delText xml:space="preserve">Hình 3.4: </w:delText>
        </w:r>
        <w:r w:rsidR="00A664F0" w:rsidRPr="005A67F2" w:rsidDel="00B92D94">
          <w:rPr>
            <w:rStyle w:val="Hyperlink"/>
            <w:noProof/>
            <w:szCs w:val="26"/>
          </w:rPr>
          <w:delText>Giao diện trang tài khoản</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_Toc25872828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27</w:delText>
        </w:r>
        <w:r w:rsidR="00A664F0" w:rsidRPr="005A67F2" w:rsidDel="00B92D94">
          <w:rPr>
            <w:noProof/>
            <w:webHidden/>
            <w:szCs w:val="26"/>
          </w:rPr>
          <w:fldChar w:fldCharType="end"/>
        </w:r>
        <w:r w:rsidDel="00B92D94">
          <w:rPr>
            <w:noProof/>
            <w:szCs w:val="26"/>
          </w:rPr>
          <w:fldChar w:fldCharType="end"/>
        </w:r>
      </w:del>
    </w:p>
    <w:p w14:paraId="41F925E6" w14:textId="593EB018" w:rsidR="00A664F0" w:rsidRPr="005A67F2" w:rsidDel="00B92D94" w:rsidRDefault="00663F2D">
      <w:pPr>
        <w:pStyle w:val="TOC1"/>
        <w:rPr>
          <w:del w:id="212" w:author="NTS Romanoff" w:date="2019-12-04T15:42:00Z"/>
          <w:rFonts w:eastAsiaTheme="minorEastAsia" w:cstheme="minorBidi"/>
          <w:noProof/>
          <w:szCs w:val="26"/>
        </w:rPr>
        <w:pPrChange w:id="213" w:author="NTS Romanoff" w:date="2019-12-04T16:04:00Z">
          <w:pPr>
            <w:pStyle w:val="TOC1"/>
            <w:tabs>
              <w:tab w:val="right" w:leader="dot" w:pos="9046"/>
            </w:tabs>
          </w:pPr>
        </w:pPrChange>
      </w:pPr>
      <w:del w:id="214" w:author="NTS Romanoff" w:date="2019-12-04T15:42:00Z">
        <w:r w:rsidDel="00B92D94">
          <w:fldChar w:fldCharType="begin"/>
        </w:r>
        <w:r w:rsidDel="00B92D94">
          <w:delInstrText xml:space="preserve"> HYPERLINK \l "_Toc25872829" </w:delInstrText>
        </w:r>
        <w:r w:rsidDel="00B92D94">
          <w:fldChar w:fldCharType="separate"/>
        </w:r>
        <w:r w:rsidR="00A664F0" w:rsidRPr="005A67F2" w:rsidDel="00B92D94">
          <w:rPr>
            <w:rStyle w:val="Hyperlink"/>
            <w:b w:val="0"/>
            <w:noProof/>
            <w:szCs w:val="26"/>
          </w:rPr>
          <w:delText xml:space="preserve">Hình 3.5: </w:delText>
        </w:r>
        <w:r w:rsidR="00A664F0" w:rsidRPr="005A67F2" w:rsidDel="00B92D94">
          <w:rPr>
            <w:rStyle w:val="Hyperlink"/>
            <w:noProof/>
            <w:szCs w:val="26"/>
          </w:rPr>
          <w:delText>Giao diện trang đổi mật khẩu</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_Toc25872829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28</w:delText>
        </w:r>
        <w:r w:rsidR="00A664F0" w:rsidRPr="005A67F2" w:rsidDel="00B92D94">
          <w:rPr>
            <w:noProof/>
            <w:webHidden/>
            <w:szCs w:val="26"/>
          </w:rPr>
          <w:fldChar w:fldCharType="end"/>
        </w:r>
        <w:r w:rsidDel="00B92D94">
          <w:rPr>
            <w:noProof/>
            <w:szCs w:val="26"/>
          </w:rPr>
          <w:fldChar w:fldCharType="end"/>
        </w:r>
      </w:del>
    </w:p>
    <w:p w14:paraId="0E2FB92E" w14:textId="68CABB5A" w:rsidR="00A664F0" w:rsidRPr="005A67F2" w:rsidDel="00B92D94" w:rsidRDefault="00663F2D">
      <w:pPr>
        <w:pStyle w:val="TOC1"/>
        <w:rPr>
          <w:del w:id="215" w:author="NTS Romanoff" w:date="2019-12-04T15:42:00Z"/>
          <w:rFonts w:eastAsiaTheme="minorEastAsia" w:cstheme="minorBidi"/>
          <w:noProof/>
          <w:szCs w:val="26"/>
        </w:rPr>
        <w:pPrChange w:id="216" w:author="NTS Romanoff" w:date="2019-12-04T16:04:00Z">
          <w:pPr>
            <w:pStyle w:val="TOC1"/>
            <w:tabs>
              <w:tab w:val="right" w:leader="dot" w:pos="9046"/>
            </w:tabs>
          </w:pPr>
        </w:pPrChange>
      </w:pPr>
      <w:del w:id="217" w:author="NTS Romanoff" w:date="2019-12-04T15:42:00Z">
        <w:r w:rsidDel="00B92D94">
          <w:fldChar w:fldCharType="begin"/>
        </w:r>
        <w:r w:rsidDel="00B92D94">
          <w:delInstrText xml:space="preserve"> HYPERLINK \l "_Toc25872830"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sản phẩm theo hãng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_Toc25872830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28</w:delText>
        </w:r>
        <w:r w:rsidR="00A664F0" w:rsidRPr="005A67F2" w:rsidDel="00B92D94">
          <w:rPr>
            <w:noProof/>
            <w:webHidden/>
            <w:szCs w:val="26"/>
          </w:rPr>
          <w:fldChar w:fldCharType="end"/>
        </w:r>
        <w:r w:rsidDel="00B92D94">
          <w:rPr>
            <w:noProof/>
            <w:szCs w:val="26"/>
          </w:rPr>
          <w:fldChar w:fldCharType="end"/>
        </w:r>
      </w:del>
    </w:p>
    <w:p w14:paraId="57DFDE45" w14:textId="06CA30E1" w:rsidR="00A664F0" w:rsidRPr="005A67F2" w:rsidDel="00B92D94" w:rsidRDefault="00663F2D">
      <w:pPr>
        <w:pStyle w:val="TOC1"/>
        <w:rPr>
          <w:del w:id="218" w:author="NTS Romanoff" w:date="2019-12-04T15:42:00Z"/>
          <w:rFonts w:eastAsiaTheme="minorEastAsia" w:cstheme="minorBidi"/>
          <w:noProof/>
          <w:szCs w:val="26"/>
        </w:rPr>
        <w:pPrChange w:id="219" w:author="NTS Romanoff" w:date="2019-12-04T16:04:00Z">
          <w:pPr>
            <w:pStyle w:val="TOC1"/>
            <w:tabs>
              <w:tab w:val="right" w:leader="dot" w:pos="9046"/>
            </w:tabs>
          </w:pPr>
        </w:pPrChange>
      </w:pPr>
      <w:del w:id="220" w:author="NTS Romanoff" w:date="2019-12-04T15:42:00Z">
        <w:r w:rsidDel="00B92D94">
          <w:fldChar w:fldCharType="begin"/>
        </w:r>
        <w:r w:rsidDel="00B92D94">
          <w:delInstrText xml:space="preserve"> HYPERLINK \l "_Toc25872831"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sản phẩm theo mặt hàng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_Toc25872831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29</w:delText>
        </w:r>
        <w:r w:rsidR="00A664F0" w:rsidRPr="005A67F2" w:rsidDel="00B92D94">
          <w:rPr>
            <w:noProof/>
            <w:webHidden/>
            <w:szCs w:val="26"/>
          </w:rPr>
          <w:fldChar w:fldCharType="end"/>
        </w:r>
        <w:r w:rsidDel="00B92D94">
          <w:rPr>
            <w:noProof/>
            <w:szCs w:val="26"/>
          </w:rPr>
          <w:fldChar w:fldCharType="end"/>
        </w:r>
      </w:del>
    </w:p>
    <w:p w14:paraId="425EDEA0" w14:textId="5C4F90EE" w:rsidR="00A664F0" w:rsidRPr="005A67F2" w:rsidDel="00B92D94" w:rsidRDefault="00663F2D">
      <w:pPr>
        <w:pStyle w:val="TOC1"/>
        <w:rPr>
          <w:del w:id="221" w:author="NTS Romanoff" w:date="2019-12-04T15:42:00Z"/>
          <w:rFonts w:eastAsiaTheme="minorEastAsia" w:cstheme="minorBidi"/>
          <w:noProof/>
          <w:szCs w:val="26"/>
        </w:rPr>
        <w:pPrChange w:id="222" w:author="NTS Romanoff" w:date="2019-12-04T16:04:00Z">
          <w:pPr>
            <w:pStyle w:val="TOC1"/>
            <w:tabs>
              <w:tab w:val="right" w:leader="dot" w:pos="9046"/>
            </w:tabs>
          </w:pPr>
        </w:pPrChange>
      </w:pPr>
      <w:del w:id="223" w:author="NTS Romanoff" w:date="2019-12-04T15:42:00Z">
        <w:r w:rsidDel="00B92D94">
          <w:fldChar w:fldCharType="begin"/>
        </w:r>
        <w:r w:rsidDel="00B92D94">
          <w:delInstrText xml:space="preserve"> HYPERLINK \l "_Toc25872832"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tìm kiếm</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_Toc25872832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30</w:delText>
        </w:r>
        <w:r w:rsidR="00A664F0" w:rsidRPr="005A67F2" w:rsidDel="00B92D94">
          <w:rPr>
            <w:noProof/>
            <w:webHidden/>
            <w:szCs w:val="26"/>
          </w:rPr>
          <w:fldChar w:fldCharType="end"/>
        </w:r>
        <w:r w:rsidDel="00B92D94">
          <w:rPr>
            <w:noProof/>
            <w:szCs w:val="26"/>
          </w:rPr>
          <w:fldChar w:fldCharType="end"/>
        </w:r>
      </w:del>
    </w:p>
    <w:p w14:paraId="4C8F66A2" w14:textId="07C70D28" w:rsidR="00A664F0" w:rsidRPr="005A67F2" w:rsidDel="00B92D94" w:rsidRDefault="00663F2D">
      <w:pPr>
        <w:pStyle w:val="TOC1"/>
        <w:rPr>
          <w:del w:id="224" w:author="NTS Romanoff" w:date="2019-12-04T15:42:00Z"/>
          <w:rFonts w:eastAsiaTheme="minorEastAsia" w:cstheme="minorBidi"/>
          <w:noProof/>
          <w:szCs w:val="26"/>
        </w:rPr>
        <w:pPrChange w:id="225" w:author="NTS Romanoff" w:date="2019-12-04T16:04:00Z">
          <w:pPr>
            <w:pStyle w:val="TOC1"/>
            <w:tabs>
              <w:tab w:val="right" w:leader="dot" w:pos="9046"/>
            </w:tabs>
          </w:pPr>
        </w:pPrChange>
      </w:pPr>
      <w:del w:id="226" w:author="NTS Romanoff" w:date="2019-12-04T15:42:00Z">
        <w:r w:rsidDel="00B92D94">
          <w:fldChar w:fldCharType="begin"/>
        </w:r>
        <w:r w:rsidDel="00B92D94">
          <w:delInstrText xml:space="preserve"> HYPERLINK \l "_Toc25872833"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chi tiết sản phẩm</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_Toc25872833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30</w:delText>
        </w:r>
        <w:r w:rsidR="00A664F0" w:rsidRPr="005A67F2" w:rsidDel="00B92D94">
          <w:rPr>
            <w:noProof/>
            <w:webHidden/>
            <w:szCs w:val="26"/>
          </w:rPr>
          <w:fldChar w:fldCharType="end"/>
        </w:r>
        <w:r w:rsidDel="00B92D94">
          <w:rPr>
            <w:noProof/>
            <w:szCs w:val="26"/>
          </w:rPr>
          <w:fldChar w:fldCharType="end"/>
        </w:r>
      </w:del>
    </w:p>
    <w:p w14:paraId="34612BC5" w14:textId="420A82F6" w:rsidR="00A664F0" w:rsidRPr="005A67F2" w:rsidDel="00B92D94" w:rsidRDefault="00663F2D">
      <w:pPr>
        <w:pStyle w:val="TOC1"/>
        <w:rPr>
          <w:del w:id="227" w:author="NTS Romanoff" w:date="2019-12-04T15:42:00Z"/>
          <w:rFonts w:eastAsiaTheme="minorEastAsia" w:cstheme="minorBidi"/>
          <w:noProof/>
          <w:szCs w:val="26"/>
        </w:rPr>
        <w:pPrChange w:id="228" w:author="NTS Romanoff" w:date="2019-12-04T16:04:00Z">
          <w:pPr>
            <w:pStyle w:val="TOC1"/>
            <w:tabs>
              <w:tab w:val="right" w:leader="dot" w:pos="9046"/>
            </w:tabs>
          </w:pPr>
        </w:pPrChange>
      </w:pPr>
      <w:del w:id="229" w:author="NTS Romanoff" w:date="2019-12-04T15:42:00Z">
        <w:r w:rsidDel="00B92D94">
          <w:fldChar w:fldCharType="begin"/>
        </w:r>
        <w:r w:rsidDel="00B92D94">
          <w:delInstrText xml:space="preserve"> HYPERLINK \l "_Toc25872834"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giỏ hàng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_Toc25872834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31</w:delText>
        </w:r>
        <w:r w:rsidR="00A664F0" w:rsidRPr="005A67F2" w:rsidDel="00B92D94">
          <w:rPr>
            <w:noProof/>
            <w:webHidden/>
            <w:szCs w:val="26"/>
          </w:rPr>
          <w:fldChar w:fldCharType="end"/>
        </w:r>
        <w:r w:rsidDel="00B92D94">
          <w:rPr>
            <w:noProof/>
            <w:szCs w:val="26"/>
          </w:rPr>
          <w:fldChar w:fldCharType="end"/>
        </w:r>
      </w:del>
    </w:p>
    <w:p w14:paraId="0ED8F305" w14:textId="6FB1D032" w:rsidR="00A664F0" w:rsidRPr="005A67F2" w:rsidDel="00B92D94" w:rsidRDefault="00663F2D">
      <w:pPr>
        <w:pStyle w:val="TOC1"/>
        <w:rPr>
          <w:del w:id="230" w:author="NTS Romanoff" w:date="2019-12-04T15:42:00Z"/>
          <w:rFonts w:eastAsiaTheme="minorEastAsia" w:cstheme="minorBidi"/>
          <w:noProof/>
          <w:szCs w:val="26"/>
        </w:rPr>
        <w:pPrChange w:id="231" w:author="NTS Romanoff" w:date="2019-12-04T16:04:00Z">
          <w:pPr>
            <w:pStyle w:val="TOC1"/>
            <w:tabs>
              <w:tab w:val="right" w:leader="dot" w:pos="9046"/>
            </w:tabs>
          </w:pPr>
        </w:pPrChange>
      </w:pPr>
      <w:del w:id="232" w:author="NTS Romanoff" w:date="2019-12-04T15:42:00Z">
        <w:r w:rsidDel="00B92D94">
          <w:fldChar w:fldCharType="begin"/>
        </w:r>
        <w:r w:rsidDel="00B92D94">
          <w:delInstrText xml:space="preserve"> HYPERLINK \l "_Toc25872835"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chi tiết đơn hàng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_Toc25872835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32</w:delText>
        </w:r>
        <w:r w:rsidR="00A664F0" w:rsidRPr="005A67F2" w:rsidDel="00B92D94">
          <w:rPr>
            <w:noProof/>
            <w:webHidden/>
            <w:szCs w:val="26"/>
          </w:rPr>
          <w:fldChar w:fldCharType="end"/>
        </w:r>
        <w:r w:rsidDel="00B92D94">
          <w:rPr>
            <w:noProof/>
            <w:szCs w:val="26"/>
          </w:rPr>
          <w:fldChar w:fldCharType="end"/>
        </w:r>
      </w:del>
    </w:p>
    <w:p w14:paraId="33EFC11D" w14:textId="52604511" w:rsidR="00A664F0" w:rsidRPr="005A67F2" w:rsidDel="00B92D94" w:rsidRDefault="00663F2D">
      <w:pPr>
        <w:pStyle w:val="TOC1"/>
        <w:rPr>
          <w:del w:id="233" w:author="NTS Romanoff" w:date="2019-12-04T15:42:00Z"/>
          <w:rFonts w:eastAsiaTheme="minorEastAsia" w:cstheme="minorBidi"/>
          <w:noProof/>
          <w:szCs w:val="26"/>
        </w:rPr>
        <w:pPrChange w:id="234" w:author="NTS Romanoff" w:date="2019-12-04T16:04:00Z">
          <w:pPr>
            <w:pStyle w:val="TOC1"/>
            <w:tabs>
              <w:tab w:val="right" w:leader="dot" w:pos="9046"/>
            </w:tabs>
          </w:pPr>
        </w:pPrChange>
      </w:pPr>
      <w:del w:id="235" w:author="NTS Romanoff" w:date="2019-12-04T15:42:00Z">
        <w:r w:rsidDel="00B92D94">
          <w:fldChar w:fldCharType="begin"/>
        </w:r>
        <w:r w:rsidDel="00B92D94">
          <w:delInstrText xml:space="preserve"> HYPERLINK \l "_Toc25872836"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danh sách đơn hàng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_Toc25872836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32</w:delText>
        </w:r>
        <w:r w:rsidR="00A664F0" w:rsidRPr="005A67F2" w:rsidDel="00B92D94">
          <w:rPr>
            <w:noProof/>
            <w:webHidden/>
            <w:szCs w:val="26"/>
          </w:rPr>
          <w:fldChar w:fldCharType="end"/>
        </w:r>
        <w:r w:rsidDel="00B92D94">
          <w:rPr>
            <w:noProof/>
            <w:szCs w:val="26"/>
          </w:rPr>
          <w:fldChar w:fldCharType="end"/>
        </w:r>
      </w:del>
    </w:p>
    <w:p w14:paraId="0FD03527" w14:textId="42F5ABC6" w:rsidR="00A664F0" w:rsidRPr="005A67F2" w:rsidDel="00B92D94" w:rsidRDefault="00663F2D">
      <w:pPr>
        <w:pStyle w:val="TOC1"/>
        <w:rPr>
          <w:del w:id="236" w:author="NTS Romanoff" w:date="2019-12-04T15:42:00Z"/>
          <w:rFonts w:eastAsiaTheme="minorEastAsia" w:cstheme="minorBidi"/>
          <w:noProof/>
          <w:szCs w:val="26"/>
        </w:rPr>
        <w:pPrChange w:id="237" w:author="NTS Romanoff" w:date="2019-12-04T16:04:00Z">
          <w:pPr>
            <w:pStyle w:val="TOC1"/>
            <w:tabs>
              <w:tab w:val="right" w:leader="dot" w:pos="9046"/>
            </w:tabs>
          </w:pPr>
        </w:pPrChange>
      </w:pPr>
      <w:del w:id="238" w:author="NTS Romanoff" w:date="2019-12-04T15:42:00Z">
        <w:r w:rsidDel="00B92D94">
          <w:fldChar w:fldCharType="begin"/>
        </w:r>
        <w:r w:rsidDel="00B92D94">
          <w:delInstrText xml:space="preserve"> HYPERLINK \l "_Toc25872837"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thanh toán</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_Toc25872837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33</w:delText>
        </w:r>
        <w:r w:rsidR="00A664F0" w:rsidRPr="005A67F2" w:rsidDel="00B92D94">
          <w:rPr>
            <w:noProof/>
            <w:webHidden/>
            <w:szCs w:val="26"/>
          </w:rPr>
          <w:fldChar w:fldCharType="end"/>
        </w:r>
        <w:r w:rsidDel="00B92D94">
          <w:rPr>
            <w:noProof/>
            <w:szCs w:val="26"/>
          </w:rPr>
          <w:fldChar w:fldCharType="end"/>
        </w:r>
      </w:del>
    </w:p>
    <w:p w14:paraId="4193D4D0" w14:textId="63645102" w:rsidR="00A664F0" w:rsidRPr="005A67F2" w:rsidDel="00B92D94" w:rsidRDefault="00663F2D">
      <w:pPr>
        <w:pStyle w:val="TOC1"/>
        <w:rPr>
          <w:del w:id="239" w:author="NTS Romanoff" w:date="2019-12-04T15:42:00Z"/>
          <w:rFonts w:eastAsiaTheme="minorEastAsia" w:cstheme="minorBidi"/>
          <w:noProof/>
          <w:szCs w:val="26"/>
        </w:rPr>
        <w:pPrChange w:id="240" w:author="NTS Romanoff" w:date="2019-12-04T16:04:00Z">
          <w:pPr>
            <w:pStyle w:val="TOC1"/>
            <w:tabs>
              <w:tab w:val="right" w:leader="dot" w:pos="9046"/>
            </w:tabs>
          </w:pPr>
        </w:pPrChange>
      </w:pPr>
      <w:del w:id="241" w:author="NTS Romanoff" w:date="2019-12-04T15:42:00Z">
        <w:r w:rsidDel="00B92D94">
          <w:fldChar w:fldCharType="begin"/>
        </w:r>
        <w:r w:rsidDel="00B92D94">
          <w:delInstrText xml:space="preserve"> HYPERLINK \l "_Toc25872838"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chủ quản trị</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_Toc25872838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34</w:delText>
        </w:r>
        <w:r w:rsidR="00A664F0" w:rsidRPr="005A67F2" w:rsidDel="00B92D94">
          <w:rPr>
            <w:noProof/>
            <w:webHidden/>
            <w:szCs w:val="26"/>
          </w:rPr>
          <w:fldChar w:fldCharType="end"/>
        </w:r>
        <w:r w:rsidDel="00B92D94">
          <w:rPr>
            <w:noProof/>
            <w:szCs w:val="26"/>
          </w:rPr>
          <w:fldChar w:fldCharType="end"/>
        </w:r>
      </w:del>
    </w:p>
    <w:p w14:paraId="5F57F984" w14:textId="59A84D63" w:rsidR="00A664F0" w:rsidRPr="005A67F2" w:rsidDel="00B92D94" w:rsidRDefault="00663F2D">
      <w:pPr>
        <w:pStyle w:val="TOC1"/>
        <w:rPr>
          <w:del w:id="242" w:author="NTS Romanoff" w:date="2019-12-04T15:42:00Z"/>
          <w:rFonts w:eastAsiaTheme="minorEastAsia" w:cstheme="minorBidi"/>
          <w:noProof/>
          <w:szCs w:val="26"/>
        </w:rPr>
        <w:pPrChange w:id="243" w:author="NTS Romanoff" w:date="2019-12-04T16:04:00Z">
          <w:pPr>
            <w:pStyle w:val="TOC1"/>
            <w:tabs>
              <w:tab w:val="right" w:leader="dot" w:pos="9046"/>
            </w:tabs>
          </w:pPr>
        </w:pPrChange>
      </w:pPr>
      <w:del w:id="244" w:author="NTS Romanoff" w:date="2019-12-04T15:42:00Z">
        <w:r w:rsidDel="00B92D94">
          <w:fldChar w:fldCharType="begin"/>
        </w:r>
        <w:r w:rsidDel="00B92D94">
          <w:delInstrText xml:space="preserve"> HYPERLINK \l "_Toc25872839"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quản trị hãng sản phẩm</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_Toc25872839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34</w:delText>
        </w:r>
        <w:r w:rsidR="00A664F0" w:rsidRPr="005A67F2" w:rsidDel="00B92D94">
          <w:rPr>
            <w:noProof/>
            <w:webHidden/>
            <w:szCs w:val="26"/>
          </w:rPr>
          <w:fldChar w:fldCharType="end"/>
        </w:r>
        <w:r w:rsidDel="00B92D94">
          <w:rPr>
            <w:noProof/>
            <w:szCs w:val="26"/>
          </w:rPr>
          <w:fldChar w:fldCharType="end"/>
        </w:r>
      </w:del>
    </w:p>
    <w:p w14:paraId="4D0C2182" w14:textId="2B0795C6" w:rsidR="00A664F0" w:rsidRPr="005A67F2" w:rsidDel="00B92D94" w:rsidRDefault="00663F2D">
      <w:pPr>
        <w:pStyle w:val="TOC1"/>
        <w:rPr>
          <w:del w:id="245" w:author="NTS Romanoff" w:date="2019-12-04T15:42:00Z"/>
          <w:rFonts w:eastAsiaTheme="minorEastAsia" w:cstheme="minorBidi"/>
          <w:noProof/>
          <w:szCs w:val="26"/>
        </w:rPr>
        <w:pPrChange w:id="246" w:author="NTS Romanoff" w:date="2019-12-04T16:04:00Z">
          <w:pPr>
            <w:pStyle w:val="TOC1"/>
            <w:tabs>
              <w:tab w:val="right" w:leader="dot" w:pos="9046"/>
            </w:tabs>
          </w:pPr>
        </w:pPrChange>
      </w:pPr>
      <w:del w:id="247" w:author="NTS Romanoff" w:date="2019-12-04T15:42:00Z">
        <w:r w:rsidDel="00B92D94">
          <w:fldChar w:fldCharType="begin"/>
        </w:r>
        <w:r w:rsidDel="00B92D94">
          <w:delInstrText xml:space="preserve"> HYPERLINK \l "_Toc25872840"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thêm sản phẩm</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_Toc25872840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35</w:delText>
        </w:r>
        <w:r w:rsidR="00A664F0" w:rsidRPr="005A67F2" w:rsidDel="00B92D94">
          <w:rPr>
            <w:noProof/>
            <w:webHidden/>
            <w:szCs w:val="26"/>
          </w:rPr>
          <w:fldChar w:fldCharType="end"/>
        </w:r>
        <w:r w:rsidDel="00B92D94">
          <w:rPr>
            <w:noProof/>
            <w:szCs w:val="26"/>
          </w:rPr>
          <w:fldChar w:fldCharType="end"/>
        </w:r>
      </w:del>
    </w:p>
    <w:p w14:paraId="656E48EC" w14:textId="63E22D65" w:rsidR="00A664F0" w:rsidRPr="005A67F2" w:rsidDel="00B92D94" w:rsidRDefault="00663F2D">
      <w:pPr>
        <w:pStyle w:val="TOC1"/>
        <w:rPr>
          <w:del w:id="248" w:author="NTS Romanoff" w:date="2019-12-04T15:42:00Z"/>
          <w:rFonts w:eastAsiaTheme="minorEastAsia" w:cstheme="minorBidi"/>
          <w:noProof/>
          <w:szCs w:val="26"/>
        </w:rPr>
        <w:pPrChange w:id="249" w:author="NTS Romanoff" w:date="2019-12-04T16:04:00Z">
          <w:pPr>
            <w:pStyle w:val="TOC1"/>
            <w:tabs>
              <w:tab w:val="right" w:leader="dot" w:pos="9046"/>
            </w:tabs>
          </w:pPr>
        </w:pPrChange>
      </w:pPr>
      <w:del w:id="250" w:author="NTS Romanoff" w:date="2019-12-04T15:42:00Z">
        <w:r w:rsidDel="00B92D94">
          <w:fldChar w:fldCharType="begin"/>
        </w:r>
        <w:r w:rsidDel="00B92D94">
          <w:delInstrText xml:space="preserve"> HYPERLINK \l "_Toc25872841"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thêm mặt hàng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_Toc25872841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35</w:delText>
        </w:r>
        <w:r w:rsidR="00A664F0" w:rsidRPr="005A67F2" w:rsidDel="00B92D94">
          <w:rPr>
            <w:noProof/>
            <w:webHidden/>
            <w:szCs w:val="26"/>
          </w:rPr>
          <w:fldChar w:fldCharType="end"/>
        </w:r>
        <w:r w:rsidDel="00B92D94">
          <w:rPr>
            <w:noProof/>
            <w:szCs w:val="26"/>
          </w:rPr>
          <w:fldChar w:fldCharType="end"/>
        </w:r>
      </w:del>
    </w:p>
    <w:p w14:paraId="52F077A0" w14:textId="5DE2076F" w:rsidR="00A664F0" w:rsidRPr="005A67F2" w:rsidDel="00B92D94" w:rsidRDefault="00663F2D">
      <w:pPr>
        <w:pStyle w:val="TOC1"/>
        <w:rPr>
          <w:del w:id="251" w:author="NTS Romanoff" w:date="2019-12-04T15:42:00Z"/>
          <w:rFonts w:eastAsiaTheme="minorEastAsia" w:cstheme="minorBidi"/>
          <w:noProof/>
          <w:szCs w:val="26"/>
        </w:rPr>
        <w:pPrChange w:id="252" w:author="NTS Romanoff" w:date="2019-12-04T16:04:00Z">
          <w:pPr>
            <w:pStyle w:val="TOC1"/>
            <w:tabs>
              <w:tab w:val="right" w:leader="dot" w:pos="9046"/>
            </w:tabs>
          </w:pPr>
        </w:pPrChange>
      </w:pPr>
      <w:del w:id="253" w:author="NTS Romanoff" w:date="2019-12-04T15:42:00Z">
        <w:r w:rsidDel="00B92D94">
          <w:fldChar w:fldCharType="begin"/>
        </w:r>
        <w:r w:rsidDel="00B92D94">
          <w:delInstrText xml:space="preserve"> HYPERLINK \l "_Toc25872842"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danh sách khuyến mãi</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_Toc25872842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36</w:delText>
        </w:r>
        <w:r w:rsidR="00A664F0" w:rsidRPr="005A67F2" w:rsidDel="00B92D94">
          <w:rPr>
            <w:noProof/>
            <w:webHidden/>
            <w:szCs w:val="26"/>
          </w:rPr>
          <w:fldChar w:fldCharType="end"/>
        </w:r>
        <w:r w:rsidDel="00B92D94">
          <w:rPr>
            <w:noProof/>
            <w:szCs w:val="26"/>
          </w:rPr>
          <w:fldChar w:fldCharType="end"/>
        </w:r>
      </w:del>
    </w:p>
    <w:p w14:paraId="6E2A128F" w14:textId="2EFF9846" w:rsidR="00A664F0" w:rsidRPr="005A67F2" w:rsidDel="00B92D94" w:rsidRDefault="00663F2D">
      <w:pPr>
        <w:pStyle w:val="TOC1"/>
        <w:rPr>
          <w:del w:id="254" w:author="NTS Romanoff" w:date="2019-12-04T15:42:00Z"/>
          <w:rFonts w:eastAsiaTheme="minorEastAsia" w:cstheme="minorBidi"/>
          <w:noProof/>
          <w:szCs w:val="26"/>
        </w:rPr>
        <w:pPrChange w:id="255" w:author="NTS Romanoff" w:date="2019-12-04T16:04:00Z">
          <w:pPr>
            <w:pStyle w:val="TOC1"/>
            <w:tabs>
              <w:tab w:val="right" w:leader="dot" w:pos="9046"/>
            </w:tabs>
          </w:pPr>
        </w:pPrChange>
      </w:pPr>
      <w:del w:id="256" w:author="NTS Romanoff" w:date="2019-12-04T15:42:00Z">
        <w:r w:rsidDel="00B92D94">
          <w:fldChar w:fldCharType="begin"/>
        </w:r>
        <w:r w:rsidDel="00B92D94">
          <w:delInstrText xml:space="preserve"> HYPERLINK \l "_Toc25872843"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tạo mã khuyễn mãi mới</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_Toc25872843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36</w:delText>
        </w:r>
        <w:r w:rsidR="00A664F0" w:rsidRPr="005A67F2" w:rsidDel="00B92D94">
          <w:rPr>
            <w:noProof/>
            <w:webHidden/>
            <w:szCs w:val="26"/>
          </w:rPr>
          <w:fldChar w:fldCharType="end"/>
        </w:r>
        <w:r w:rsidDel="00B92D94">
          <w:rPr>
            <w:noProof/>
            <w:szCs w:val="26"/>
          </w:rPr>
          <w:fldChar w:fldCharType="end"/>
        </w:r>
      </w:del>
    </w:p>
    <w:p w14:paraId="5F16E531" w14:textId="4A6F63A6" w:rsidR="00A664F0" w:rsidRPr="005A67F2" w:rsidDel="00B92D94" w:rsidRDefault="00663F2D">
      <w:pPr>
        <w:pStyle w:val="TOC1"/>
        <w:rPr>
          <w:del w:id="257" w:author="NTS Romanoff" w:date="2019-12-04T15:42:00Z"/>
          <w:rFonts w:eastAsiaTheme="minorEastAsia" w:cstheme="minorBidi"/>
          <w:noProof/>
          <w:szCs w:val="26"/>
        </w:rPr>
        <w:pPrChange w:id="258" w:author="NTS Romanoff" w:date="2019-12-04T16:04:00Z">
          <w:pPr>
            <w:pStyle w:val="TOC1"/>
            <w:tabs>
              <w:tab w:val="right" w:leader="dot" w:pos="9046"/>
            </w:tabs>
          </w:pPr>
        </w:pPrChange>
      </w:pPr>
      <w:del w:id="259" w:author="NTS Romanoff" w:date="2019-12-04T15:42:00Z">
        <w:r w:rsidDel="00B92D94">
          <w:fldChar w:fldCharType="begin"/>
        </w:r>
        <w:r w:rsidDel="00B92D94">
          <w:delInstrText xml:space="preserve"> HYPERLINK \l "_Toc25872844"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quản trị người dùng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_Toc25872844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37</w:delText>
        </w:r>
        <w:r w:rsidR="00A664F0" w:rsidRPr="005A67F2" w:rsidDel="00B92D94">
          <w:rPr>
            <w:noProof/>
            <w:webHidden/>
            <w:szCs w:val="26"/>
          </w:rPr>
          <w:fldChar w:fldCharType="end"/>
        </w:r>
        <w:r w:rsidDel="00B92D94">
          <w:rPr>
            <w:noProof/>
            <w:szCs w:val="26"/>
          </w:rPr>
          <w:fldChar w:fldCharType="end"/>
        </w:r>
      </w:del>
    </w:p>
    <w:p w14:paraId="0C6382B6" w14:textId="4632A6CF" w:rsidR="00A664F0" w:rsidRPr="005A67F2" w:rsidDel="000002EC" w:rsidRDefault="00663F2D">
      <w:pPr>
        <w:pStyle w:val="TOC1"/>
        <w:rPr>
          <w:del w:id="260" w:author="NTS Romanoff" w:date="2019-12-04T15:44:00Z"/>
          <w:rFonts w:eastAsiaTheme="minorEastAsia" w:cstheme="minorBidi"/>
          <w:noProof/>
          <w:szCs w:val="26"/>
        </w:rPr>
        <w:pPrChange w:id="261" w:author="NTS Romanoff" w:date="2019-12-04T16:04:00Z">
          <w:pPr>
            <w:pStyle w:val="TOC1"/>
            <w:tabs>
              <w:tab w:val="right" w:leader="dot" w:pos="9046"/>
            </w:tabs>
          </w:pPr>
        </w:pPrChange>
      </w:pPr>
      <w:del w:id="262" w:author="NTS Romanoff" w:date="2019-12-04T15:42:00Z">
        <w:r w:rsidDel="00B92D94">
          <w:fldChar w:fldCharType="begin"/>
        </w:r>
        <w:r w:rsidDel="00B92D94">
          <w:delInstrText xml:space="preserve"> HYPERLINK \l "_Toc25872845" </w:delInstrText>
        </w:r>
        <w:r w:rsidDel="00B92D94">
          <w:fldChar w:fldCharType="separate"/>
        </w:r>
        <w:r w:rsidR="00A664F0" w:rsidRPr="005A67F2" w:rsidDel="00B92D94">
          <w:rPr>
            <w:rStyle w:val="Hyperlink"/>
            <w:b w:val="0"/>
            <w:noProof/>
            <w:szCs w:val="26"/>
          </w:rPr>
          <w:delText xml:space="preserve">Hình 3.1: </w:delText>
        </w:r>
        <w:r w:rsidR="00A664F0" w:rsidRPr="005A67F2" w:rsidDel="00B92D94">
          <w:rPr>
            <w:rStyle w:val="Hyperlink"/>
            <w:noProof/>
            <w:szCs w:val="26"/>
          </w:rPr>
          <w:delText>Giao diện trang đơn hàng</w:delText>
        </w:r>
        <w:r w:rsidR="00A664F0" w:rsidRPr="005A67F2" w:rsidDel="00B92D94">
          <w:rPr>
            <w:noProof/>
            <w:webHidden/>
            <w:szCs w:val="26"/>
          </w:rPr>
          <w:tab/>
        </w:r>
        <w:r w:rsidR="00A664F0" w:rsidRPr="005A67F2" w:rsidDel="00B92D94">
          <w:rPr>
            <w:noProof/>
            <w:webHidden/>
            <w:szCs w:val="26"/>
          </w:rPr>
          <w:fldChar w:fldCharType="begin"/>
        </w:r>
        <w:r w:rsidR="00A664F0" w:rsidRPr="005A67F2" w:rsidDel="00B92D94">
          <w:rPr>
            <w:noProof/>
            <w:webHidden/>
            <w:szCs w:val="26"/>
          </w:rPr>
          <w:delInstrText xml:space="preserve"> PAGEREF _Toc25872845 \h </w:delInstrText>
        </w:r>
        <w:r w:rsidR="00A664F0" w:rsidRPr="005A67F2" w:rsidDel="00B92D94">
          <w:rPr>
            <w:noProof/>
            <w:webHidden/>
            <w:szCs w:val="26"/>
          </w:rPr>
        </w:r>
        <w:r w:rsidR="00A664F0" w:rsidRPr="005A67F2" w:rsidDel="00B92D94">
          <w:rPr>
            <w:noProof/>
            <w:webHidden/>
            <w:szCs w:val="26"/>
          </w:rPr>
          <w:fldChar w:fldCharType="separate"/>
        </w:r>
        <w:r w:rsidR="00A664F0" w:rsidRPr="005A67F2" w:rsidDel="00B92D94">
          <w:rPr>
            <w:noProof/>
            <w:webHidden/>
            <w:szCs w:val="26"/>
          </w:rPr>
          <w:delText>37</w:delText>
        </w:r>
        <w:r w:rsidR="00A664F0" w:rsidRPr="005A67F2" w:rsidDel="00B92D94">
          <w:rPr>
            <w:noProof/>
            <w:webHidden/>
            <w:szCs w:val="26"/>
          </w:rPr>
          <w:fldChar w:fldCharType="end"/>
        </w:r>
        <w:r w:rsidDel="00B92D94">
          <w:rPr>
            <w:noProof/>
            <w:szCs w:val="26"/>
          </w:rPr>
          <w:fldChar w:fldCharType="end"/>
        </w:r>
      </w:del>
    </w:p>
    <w:p w14:paraId="76A515CE" w14:textId="203624F3" w:rsidR="00A664F0" w:rsidDel="000002EC" w:rsidRDefault="00A664F0">
      <w:pPr>
        <w:pStyle w:val="TOC1"/>
        <w:rPr>
          <w:del w:id="263" w:author="NTS Romanoff" w:date="2019-12-04T15:44:00Z"/>
        </w:rPr>
        <w:pPrChange w:id="264" w:author="NTS Romanoff" w:date="2019-12-04T16:04:00Z">
          <w:pPr>
            <w:pStyle w:val="L1"/>
          </w:pPr>
        </w:pPrChange>
      </w:pPr>
      <w:del w:id="265" w:author="NTS Romanoff" w:date="2019-12-04T15:44:00Z">
        <w:r w:rsidRPr="005A67F2" w:rsidDel="000002EC">
          <w:fldChar w:fldCharType="end"/>
        </w:r>
      </w:del>
    </w:p>
    <w:p w14:paraId="417EB215" w14:textId="36BC0DBB" w:rsidR="00A664F0" w:rsidRPr="00A664F0" w:rsidRDefault="00A664F0">
      <w:pPr>
        <w:pStyle w:val="TOC1"/>
        <w:rPr>
          <w:shd w:val="clear" w:color="auto" w:fill="FFFFFF"/>
        </w:rPr>
        <w:pPrChange w:id="266" w:author="NTS Romanoff" w:date="2019-12-04T16:04:00Z">
          <w:pPr>
            <w:spacing w:after="160" w:line="259" w:lineRule="auto"/>
          </w:pPr>
        </w:pPrChange>
      </w:pPr>
      <w:del w:id="267" w:author="NTS Romanoff" w:date="2019-12-04T15:44:00Z">
        <w:r w:rsidDel="000002EC">
          <w:br w:type="page"/>
        </w:r>
      </w:del>
    </w:p>
    <w:p w14:paraId="17CA0FE6" w14:textId="77777777" w:rsidR="0041177B" w:rsidRDefault="0041177B">
      <w:pPr>
        <w:spacing w:after="160" w:line="259" w:lineRule="auto"/>
        <w:rPr>
          <w:rFonts w:asciiTheme="majorHAnsi" w:eastAsiaTheme="majorEastAsia" w:hAnsiTheme="majorHAnsi" w:cstheme="majorBidi"/>
          <w:b/>
          <w:color w:val="000000" w:themeColor="text1"/>
          <w:sz w:val="32"/>
          <w:szCs w:val="32"/>
        </w:rPr>
      </w:pPr>
      <w:bookmarkStart w:id="268" w:name="_Toc26262049"/>
      <w:r>
        <w:br w:type="page"/>
      </w:r>
    </w:p>
    <w:p w14:paraId="0727D04A" w14:textId="23268507" w:rsidR="00301934" w:rsidRDefault="00301934" w:rsidP="00301934">
      <w:pPr>
        <w:pStyle w:val="Heading1"/>
        <w:rPr>
          <w:ins w:id="269" w:author="NTS Romanoff" w:date="2019-12-04T16:05:00Z"/>
        </w:rPr>
      </w:pPr>
      <w:bookmarkStart w:id="270" w:name="_Toc41673851"/>
      <w:ins w:id="271" w:author="NTS Romanoff" w:date="2019-12-04T16:04:00Z">
        <w:r>
          <w:lastRenderedPageBreak/>
          <w:t>MỤC LỤC BẢNG</w:t>
        </w:r>
      </w:ins>
      <w:bookmarkEnd w:id="270"/>
    </w:p>
    <w:p w14:paraId="1AFE5DD2" w14:textId="05D617BD" w:rsidR="0041177B" w:rsidRDefault="00301934">
      <w:pPr>
        <w:pStyle w:val="TOC1"/>
        <w:tabs>
          <w:tab w:val="right" w:leader="dot" w:pos="9046"/>
        </w:tabs>
        <w:rPr>
          <w:rFonts w:eastAsiaTheme="minorEastAsia" w:cstheme="minorBidi"/>
          <w:b w:val="0"/>
          <w:bCs w:val="0"/>
          <w:caps w:val="0"/>
          <w:noProof/>
          <w:sz w:val="22"/>
          <w:szCs w:val="22"/>
          <w:lang w:val="vi-VN" w:eastAsia="vi-VN"/>
        </w:rPr>
      </w:pPr>
      <w:ins w:id="272" w:author="NTS Romanoff" w:date="2019-12-04T16:05:00Z">
        <w:r w:rsidRPr="00E97CC8">
          <w:rPr>
            <w:rFonts w:asciiTheme="majorHAnsi" w:hAnsiTheme="majorHAnsi" w:cstheme="majorHAnsi"/>
            <w:b w:val="0"/>
            <w:bCs w:val="0"/>
            <w:i/>
            <w:iCs/>
            <w:sz w:val="26"/>
            <w:szCs w:val="26"/>
            <w:rPrChange w:id="273" w:author="NTS Romanoff" w:date="2019-12-05T14:00:00Z">
              <w:rPr>
                <w:rFonts w:ascii="Times New Roman" w:hAnsi="Times New Roman" w:cs="Times New Roman"/>
                <w:b w:val="0"/>
                <w:bCs w:val="0"/>
                <w:caps w:val="0"/>
                <w:sz w:val="26"/>
                <w:szCs w:val="24"/>
              </w:rPr>
            </w:rPrChange>
          </w:rPr>
          <w:fldChar w:fldCharType="begin"/>
        </w:r>
        <w:r w:rsidRPr="00E97CC8">
          <w:rPr>
            <w:rFonts w:asciiTheme="majorHAnsi" w:hAnsiTheme="majorHAnsi" w:cstheme="majorHAnsi"/>
            <w:b w:val="0"/>
            <w:bCs w:val="0"/>
            <w:i/>
            <w:iCs/>
            <w:sz w:val="26"/>
            <w:szCs w:val="26"/>
            <w:rPrChange w:id="274" w:author="NTS Romanoff" w:date="2019-12-05T14:00:00Z">
              <w:rPr/>
            </w:rPrChange>
          </w:rPr>
          <w:instrText xml:space="preserve"> TOC \h \z \t "B1,1" </w:instrText>
        </w:r>
      </w:ins>
      <w:r w:rsidRPr="00E97CC8">
        <w:rPr>
          <w:rFonts w:asciiTheme="majorHAnsi" w:hAnsiTheme="majorHAnsi" w:cstheme="majorHAnsi"/>
          <w:b w:val="0"/>
          <w:bCs w:val="0"/>
          <w:i/>
          <w:iCs/>
          <w:sz w:val="26"/>
          <w:szCs w:val="26"/>
          <w:rPrChange w:id="275" w:author="NTS Romanoff" w:date="2019-12-05T14:00:00Z">
            <w:rPr>
              <w:rFonts w:ascii="Times New Roman" w:hAnsi="Times New Roman" w:cs="Times New Roman"/>
              <w:b w:val="0"/>
              <w:bCs w:val="0"/>
              <w:caps w:val="0"/>
              <w:sz w:val="26"/>
              <w:szCs w:val="24"/>
            </w:rPr>
          </w:rPrChange>
        </w:rPr>
        <w:fldChar w:fldCharType="separate"/>
      </w:r>
      <w:hyperlink w:anchor="_Toc41673739" w:history="1">
        <w:r w:rsidR="0041177B" w:rsidRPr="00FA24C2">
          <w:rPr>
            <w:rStyle w:val="Hyperlink"/>
            <w:noProof/>
          </w:rPr>
          <w:t>Bảng 3.1: Bảng User</w:t>
        </w:r>
        <w:r w:rsidR="0041177B">
          <w:rPr>
            <w:noProof/>
            <w:webHidden/>
          </w:rPr>
          <w:tab/>
        </w:r>
        <w:r w:rsidR="0041177B">
          <w:rPr>
            <w:noProof/>
            <w:webHidden/>
          </w:rPr>
          <w:fldChar w:fldCharType="begin"/>
        </w:r>
        <w:r w:rsidR="0041177B">
          <w:rPr>
            <w:noProof/>
            <w:webHidden/>
          </w:rPr>
          <w:instrText xml:space="preserve"> PAGEREF _Toc41673739 \h </w:instrText>
        </w:r>
        <w:r w:rsidR="0041177B">
          <w:rPr>
            <w:noProof/>
            <w:webHidden/>
          </w:rPr>
        </w:r>
        <w:r w:rsidR="0041177B">
          <w:rPr>
            <w:noProof/>
            <w:webHidden/>
          </w:rPr>
          <w:fldChar w:fldCharType="separate"/>
        </w:r>
        <w:r w:rsidR="0041177B">
          <w:rPr>
            <w:noProof/>
            <w:webHidden/>
          </w:rPr>
          <w:t>15</w:t>
        </w:r>
        <w:r w:rsidR="0041177B">
          <w:rPr>
            <w:noProof/>
            <w:webHidden/>
          </w:rPr>
          <w:fldChar w:fldCharType="end"/>
        </w:r>
      </w:hyperlink>
    </w:p>
    <w:p w14:paraId="2B6209D2" w14:textId="11561809"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740" w:history="1">
        <w:r w:rsidR="0041177B" w:rsidRPr="00FA24C2">
          <w:rPr>
            <w:rStyle w:val="Hyperlink"/>
            <w:noProof/>
          </w:rPr>
          <w:t>Bảng 3.2: Bảng Category</w:t>
        </w:r>
        <w:r w:rsidR="0041177B">
          <w:rPr>
            <w:noProof/>
            <w:webHidden/>
          </w:rPr>
          <w:tab/>
        </w:r>
        <w:r w:rsidR="0041177B">
          <w:rPr>
            <w:noProof/>
            <w:webHidden/>
          </w:rPr>
          <w:fldChar w:fldCharType="begin"/>
        </w:r>
        <w:r w:rsidR="0041177B">
          <w:rPr>
            <w:noProof/>
            <w:webHidden/>
          </w:rPr>
          <w:instrText xml:space="preserve"> PAGEREF _Toc41673740 \h </w:instrText>
        </w:r>
        <w:r w:rsidR="0041177B">
          <w:rPr>
            <w:noProof/>
            <w:webHidden/>
          </w:rPr>
        </w:r>
        <w:r w:rsidR="0041177B">
          <w:rPr>
            <w:noProof/>
            <w:webHidden/>
          </w:rPr>
          <w:fldChar w:fldCharType="separate"/>
        </w:r>
        <w:r w:rsidR="0041177B">
          <w:rPr>
            <w:noProof/>
            <w:webHidden/>
          </w:rPr>
          <w:t>15</w:t>
        </w:r>
        <w:r w:rsidR="0041177B">
          <w:rPr>
            <w:noProof/>
            <w:webHidden/>
          </w:rPr>
          <w:fldChar w:fldCharType="end"/>
        </w:r>
      </w:hyperlink>
    </w:p>
    <w:p w14:paraId="6B1F9088" w14:textId="0CC88A91"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741" w:history="1">
        <w:r w:rsidR="0041177B" w:rsidRPr="00FA24C2">
          <w:rPr>
            <w:rStyle w:val="Hyperlink"/>
            <w:noProof/>
          </w:rPr>
          <w:t>Bảng 3.3: Bảng Coupon</w:t>
        </w:r>
        <w:r w:rsidR="0041177B">
          <w:rPr>
            <w:noProof/>
            <w:webHidden/>
          </w:rPr>
          <w:tab/>
        </w:r>
        <w:r w:rsidR="0041177B">
          <w:rPr>
            <w:noProof/>
            <w:webHidden/>
          </w:rPr>
          <w:fldChar w:fldCharType="begin"/>
        </w:r>
        <w:r w:rsidR="0041177B">
          <w:rPr>
            <w:noProof/>
            <w:webHidden/>
          </w:rPr>
          <w:instrText xml:space="preserve"> PAGEREF _Toc41673741 \h </w:instrText>
        </w:r>
        <w:r w:rsidR="0041177B">
          <w:rPr>
            <w:noProof/>
            <w:webHidden/>
          </w:rPr>
        </w:r>
        <w:r w:rsidR="0041177B">
          <w:rPr>
            <w:noProof/>
            <w:webHidden/>
          </w:rPr>
          <w:fldChar w:fldCharType="separate"/>
        </w:r>
        <w:r w:rsidR="0041177B">
          <w:rPr>
            <w:noProof/>
            <w:webHidden/>
          </w:rPr>
          <w:t>16</w:t>
        </w:r>
        <w:r w:rsidR="0041177B">
          <w:rPr>
            <w:noProof/>
            <w:webHidden/>
          </w:rPr>
          <w:fldChar w:fldCharType="end"/>
        </w:r>
      </w:hyperlink>
    </w:p>
    <w:p w14:paraId="34F8AA0B" w14:textId="3F56D7C0"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742" w:history="1">
        <w:r w:rsidR="0041177B" w:rsidRPr="00FA24C2">
          <w:rPr>
            <w:rStyle w:val="Hyperlink"/>
            <w:noProof/>
          </w:rPr>
          <w:t>Bảng 3.4: Bảng Course</w:t>
        </w:r>
        <w:r w:rsidR="0041177B">
          <w:rPr>
            <w:noProof/>
            <w:webHidden/>
          </w:rPr>
          <w:tab/>
        </w:r>
        <w:r w:rsidR="0041177B">
          <w:rPr>
            <w:noProof/>
            <w:webHidden/>
          </w:rPr>
          <w:fldChar w:fldCharType="begin"/>
        </w:r>
        <w:r w:rsidR="0041177B">
          <w:rPr>
            <w:noProof/>
            <w:webHidden/>
          </w:rPr>
          <w:instrText xml:space="preserve"> PAGEREF _Toc41673742 \h </w:instrText>
        </w:r>
        <w:r w:rsidR="0041177B">
          <w:rPr>
            <w:noProof/>
            <w:webHidden/>
          </w:rPr>
        </w:r>
        <w:r w:rsidR="0041177B">
          <w:rPr>
            <w:noProof/>
            <w:webHidden/>
          </w:rPr>
          <w:fldChar w:fldCharType="separate"/>
        </w:r>
        <w:r w:rsidR="0041177B">
          <w:rPr>
            <w:noProof/>
            <w:webHidden/>
          </w:rPr>
          <w:t>16</w:t>
        </w:r>
        <w:r w:rsidR="0041177B">
          <w:rPr>
            <w:noProof/>
            <w:webHidden/>
          </w:rPr>
          <w:fldChar w:fldCharType="end"/>
        </w:r>
      </w:hyperlink>
    </w:p>
    <w:p w14:paraId="42A02C8E" w14:textId="70947E75"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743" w:history="1">
        <w:r w:rsidR="0041177B" w:rsidRPr="00FA24C2">
          <w:rPr>
            <w:rStyle w:val="Hyperlink"/>
            <w:noProof/>
          </w:rPr>
          <w:t>Bảng 3.5: Bảng Paid</w:t>
        </w:r>
        <w:r w:rsidR="0041177B">
          <w:rPr>
            <w:noProof/>
            <w:webHidden/>
          </w:rPr>
          <w:tab/>
        </w:r>
        <w:r w:rsidR="0041177B">
          <w:rPr>
            <w:noProof/>
            <w:webHidden/>
          </w:rPr>
          <w:fldChar w:fldCharType="begin"/>
        </w:r>
        <w:r w:rsidR="0041177B">
          <w:rPr>
            <w:noProof/>
            <w:webHidden/>
          </w:rPr>
          <w:instrText xml:space="preserve"> PAGEREF _Toc41673743 \h </w:instrText>
        </w:r>
        <w:r w:rsidR="0041177B">
          <w:rPr>
            <w:noProof/>
            <w:webHidden/>
          </w:rPr>
        </w:r>
        <w:r w:rsidR="0041177B">
          <w:rPr>
            <w:noProof/>
            <w:webHidden/>
          </w:rPr>
          <w:fldChar w:fldCharType="separate"/>
        </w:r>
        <w:r w:rsidR="0041177B">
          <w:rPr>
            <w:noProof/>
            <w:webHidden/>
          </w:rPr>
          <w:t>17</w:t>
        </w:r>
        <w:r w:rsidR="0041177B">
          <w:rPr>
            <w:noProof/>
            <w:webHidden/>
          </w:rPr>
          <w:fldChar w:fldCharType="end"/>
        </w:r>
      </w:hyperlink>
    </w:p>
    <w:p w14:paraId="15DA2525" w14:textId="55A2841F"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744" w:history="1">
        <w:r w:rsidR="0041177B" w:rsidRPr="00FA24C2">
          <w:rPr>
            <w:rStyle w:val="Hyperlink"/>
            <w:noProof/>
          </w:rPr>
          <w:t>Bảng 3.6: Bảng Question</w:t>
        </w:r>
        <w:r w:rsidR="0041177B">
          <w:rPr>
            <w:noProof/>
            <w:webHidden/>
          </w:rPr>
          <w:tab/>
        </w:r>
        <w:r w:rsidR="0041177B">
          <w:rPr>
            <w:noProof/>
            <w:webHidden/>
          </w:rPr>
          <w:fldChar w:fldCharType="begin"/>
        </w:r>
        <w:r w:rsidR="0041177B">
          <w:rPr>
            <w:noProof/>
            <w:webHidden/>
          </w:rPr>
          <w:instrText xml:space="preserve"> PAGEREF _Toc41673744 \h </w:instrText>
        </w:r>
        <w:r w:rsidR="0041177B">
          <w:rPr>
            <w:noProof/>
            <w:webHidden/>
          </w:rPr>
        </w:r>
        <w:r w:rsidR="0041177B">
          <w:rPr>
            <w:noProof/>
            <w:webHidden/>
          </w:rPr>
          <w:fldChar w:fldCharType="separate"/>
        </w:r>
        <w:r w:rsidR="0041177B">
          <w:rPr>
            <w:noProof/>
            <w:webHidden/>
          </w:rPr>
          <w:t>17</w:t>
        </w:r>
        <w:r w:rsidR="0041177B">
          <w:rPr>
            <w:noProof/>
            <w:webHidden/>
          </w:rPr>
          <w:fldChar w:fldCharType="end"/>
        </w:r>
      </w:hyperlink>
    </w:p>
    <w:p w14:paraId="6CCFC2F2" w14:textId="60FFC8A5"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745" w:history="1">
        <w:r w:rsidR="0041177B" w:rsidRPr="00FA24C2">
          <w:rPr>
            <w:rStyle w:val="Hyperlink"/>
            <w:noProof/>
          </w:rPr>
          <w:t>Bảng 3.7: Bảng Review</w:t>
        </w:r>
        <w:r w:rsidR="0041177B">
          <w:rPr>
            <w:noProof/>
            <w:webHidden/>
          </w:rPr>
          <w:tab/>
        </w:r>
        <w:r w:rsidR="0041177B">
          <w:rPr>
            <w:noProof/>
            <w:webHidden/>
          </w:rPr>
          <w:fldChar w:fldCharType="begin"/>
        </w:r>
        <w:r w:rsidR="0041177B">
          <w:rPr>
            <w:noProof/>
            <w:webHidden/>
          </w:rPr>
          <w:instrText xml:space="preserve"> PAGEREF _Toc41673745 \h </w:instrText>
        </w:r>
        <w:r w:rsidR="0041177B">
          <w:rPr>
            <w:noProof/>
            <w:webHidden/>
          </w:rPr>
        </w:r>
        <w:r w:rsidR="0041177B">
          <w:rPr>
            <w:noProof/>
            <w:webHidden/>
          </w:rPr>
          <w:fldChar w:fldCharType="separate"/>
        </w:r>
        <w:r w:rsidR="0041177B">
          <w:rPr>
            <w:noProof/>
            <w:webHidden/>
          </w:rPr>
          <w:t>18</w:t>
        </w:r>
        <w:r w:rsidR="0041177B">
          <w:rPr>
            <w:noProof/>
            <w:webHidden/>
          </w:rPr>
          <w:fldChar w:fldCharType="end"/>
        </w:r>
      </w:hyperlink>
    </w:p>
    <w:p w14:paraId="7976BB31" w14:textId="50AB1F52" w:rsidR="0041177B" w:rsidRDefault="00B6674C">
      <w:pPr>
        <w:pStyle w:val="TOC1"/>
        <w:tabs>
          <w:tab w:val="right" w:leader="dot" w:pos="9046"/>
        </w:tabs>
        <w:rPr>
          <w:rFonts w:eastAsiaTheme="minorEastAsia" w:cstheme="minorBidi"/>
          <w:b w:val="0"/>
          <w:bCs w:val="0"/>
          <w:caps w:val="0"/>
          <w:noProof/>
          <w:sz w:val="22"/>
          <w:szCs w:val="22"/>
          <w:lang w:val="vi-VN" w:eastAsia="vi-VN"/>
        </w:rPr>
      </w:pPr>
      <w:hyperlink w:anchor="_Toc41673746" w:history="1">
        <w:r w:rsidR="0041177B" w:rsidRPr="00FA24C2">
          <w:rPr>
            <w:rStyle w:val="Hyperlink"/>
            <w:noProof/>
          </w:rPr>
          <w:t>Bảng 3.8: Bảng Topic</w:t>
        </w:r>
        <w:r w:rsidR="0041177B">
          <w:rPr>
            <w:noProof/>
            <w:webHidden/>
          </w:rPr>
          <w:tab/>
        </w:r>
        <w:r w:rsidR="0041177B">
          <w:rPr>
            <w:noProof/>
            <w:webHidden/>
          </w:rPr>
          <w:fldChar w:fldCharType="begin"/>
        </w:r>
        <w:r w:rsidR="0041177B">
          <w:rPr>
            <w:noProof/>
            <w:webHidden/>
          </w:rPr>
          <w:instrText xml:space="preserve"> PAGEREF _Toc41673746 \h </w:instrText>
        </w:r>
        <w:r w:rsidR="0041177B">
          <w:rPr>
            <w:noProof/>
            <w:webHidden/>
          </w:rPr>
        </w:r>
        <w:r w:rsidR="0041177B">
          <w:rPr>
            <w:noProof/>
            <w:webHidden/>
          </w:rPr>
          <w:fldChar w:fldCharType="separate"/>
        </w:r>
        <w:r w:rsidR="0041177B">
          <w:rPr>
            <w:noProof/>
            <w:webHidden/>
          </w:rPr>
          <w:t>18</w:t>
        </w:r>
        <w:r w:rsidR="0041177B">
          <w:rPr>
            <w:noProof/>
            <w:webHidden/>
          </w:rPr>
          <w:fldChar w:fldCharType="end"/>
        </w:r>
      </w:hyperlink>
    </w:p>
    <w:p w14:paraId="22BFEF45" w14:textId="0FB12C54" w:rsidR="00301934" w:rsidRDefault="00301934">
      <w:pPr>
        <w:spacing w:before="120"/>
        <w:rPr>
          <w:ins w:id="276" w:author="NTS Romanoff" w:date="2019-12-04T16:06:00Z"/>
        </w:rPr>
        <w:pPrChange w:id="277" w:author="NTS Romanoff" w:date="2019-12-05T13:58:00Z">
          <w:pPr/>
        </w:pPrChange>
      </w:pPr>
      <w:ins w:id="278" w:author="NTS Romanoff" w:date="2019-12-04T16:05:00Z">
        <w:r w:rsidRPr="00E97CC8">
          <w:rPr>
            <w:rFonts w:asciiTheme="majorHAnsi" w:hAnsiTheme="majorHAnsi" w:cstheme="majorHAnsi"/>
            <w:i/>
            <w:iCs/>
            <w:szCs w:val="26"/>
            <w:rPrChange w:id="279" w:author="NTS Romanoff" w:date="2019-12-05T14:00:00Z">
              <w:rPr/>
            </w:rPrChange>
          </w:rPr>
          <w:fldChar w:fldCharType="end"/>
        </w:r>
      </w:ins>
    </w:p>
    <w:p w14:paraId="2FEB862D" w14:textId="7566C5FF" w:rsidR="00301934" w:rsidRPr="00472AF3" w:rsidRDefault="00301934">
      <w:pPr>
        <w:spacing w:after="160" w:line="259" w:lineRule="auto"/>
        <w:rPr>
          <w:ins w:id="280" w:author="NTS Romanoff" w:date="2019-12-04T16:04:00Z"/>
        </w:rPr>
        <w:pPrChange w:id="281" w:author="NTS Romanoff" w:date="2019-12-04T16:06:00Z">
          <w:pPr>
            <w:pStyle w:val="Heading1"/>
          </w:pPr>
        </w:pPrChange>
      </w:pPr>
      <w:ins w:id="282" w:author="NTS Romanoff" w:date="2019-12-04T16:06:00Z">
        <w:r>
          <w:br w:type="page"/>
        </w:r>
      </w:ins>
    </w:p>
    <w:p w14:paraId="3C39CF8C" w14:textId="60751808" w:rsidR="00E70FD1" w:rsidRPr="00C55872" w:rsidRDefault="00E70FD1">
      <w:pPr>
        <w:pStyle w:val="Heading1"/>
        <w:rPr>
          <w:sz w:val="38"/>
        </w:rPr>
        <w:pPrChange w:id="283" w:author="Nhân Nguyễn" w:date="2019-12-04T10:13:00Z">
          <w:pPr>
            <w:pStyle w:val="L1"/>
          </w:pPr>
        </w:pPrChange>
      </w:pPr>
      <w:bookmarkStart w:id="284" w:name="_Toc41673852"/>
      <w:r w:rsidRPr="00C55872">
        <w:lastRenderedPageBreak/>
        <w:t>Chương 1:</w:t>
      </w:r>
      <w:r w:rsidR="0008140A">
        <w:t xml:space="preserve"> TỔNG QUAN</w:t>
      </w:r>
      <w:bookmarkEnd w:id="268"/>
      <w:bookmarkEnd w:id="284"/>
      <w:del w:id="285" w:author="Nhân Nguyễn" w:date="2019-12-04T10:07:00Z">
        <w:r w:rsidRPr="00C55872" w:rsidDel="0036397F">
          <w:rPr>
            <w:sz w:val="38"/>
          </w:rPr>
          <w:tab/>
        </w:r>
      </w:del>
    </w:p>
    <w:p w14:paraId="61FE0845" w14:textId="211E51F1" w:rsidR="004659C7" w:rsidRPr="0008140A" w:rsidRDefault="0008140A">
      <w:pPr>
        <w:pStyle w:val="Heading2"/>
        <w:pPrChange w:id="286" w:author="Nhân Nguyễn" w:date="2019-12-04T10:13:00Z">
          <w:pPr>
            <w:pStyle w:val="L2"/>
          </w:pPr>
        </w:pPrChange>
      </w:pPr>
      <w:bookmarkStart w:id="287" w:name="_Toc26262050"/>
      <w:bookmarkStart w:id="288" w:name="_Toc41673853"/>
      <w:r>
        <w:t xml:space="preserve">1.1 </w:t>
      </w:r>
      <w:r w:rsidR="003607BB" w:rsidRPr="0008140A">
        <w:t>GIỚI THIỆU</w:t>
      </w:r>
      <w:r w:rsidR="00F53FBB" w:rsidRPr="0008140A">
        <w:t xml:space="preserve"> ĐỀ TÀI</w:t>
      </w:r>
      <w:bookmarkEnd w:id="287"/>
      <w:bookmarkEnd w:id="288"/>
    </w:p>
    <w:p w14:paraId="69902830" w14:textId="69E380D2" w:rsidR="005B4229" w:rsidRPr="00C55872" w:rsidRDefault="005B4229">
      <w:pPr>
        <w:spacing w:before="120"/>
        <w:ind w:firstLine="357"/>
        <w:jc w:val="both"/>
        <w:rPr>
          <w:szCs w:val="26"/>
          <w:lang w:val="vi-VN"/>
        </w:rPr>
      </w:pPr>
      <w:r w:rsidRPr="00C55872">
        <w:rPr>
          <w:szCs w:val="26"/>
          <w:lang w:val="vi-VN"/>
        </w:rPr>
        <w:t xml:space="preserve">Doanh nghiệp cần có </w:t>
      </w:r>
      <w:r w:rsidR="0030019A">
        <w:rPr>
          <w:szCs w:val="26"/>
        </w:rPr>
        <w:t xml:space="preserve">ứng dụng </w:t>
      </w:r>
      <w:del w:id="289" w:author="Nhân Nguyễn" w:date="2019-12-03T15:51:00Z">
        <w:r w:rsidRPr="00C55872" w:rsidDel="00EA3404">
          <w:rPr>
            <w:szCs w:val="26"/>
            <w:lang w:val="vi-VN"/>
          </w:rPr>
          <w:delText xml:space="preserve"> </w:delText>
        </w:r>
      </w:del>
      <w:r w:rsidRPr="00C55872">
        <w:rPr>
          <w:szCs w:val="26"/>
          <w:lang w:val="vi-VN"/>
        </w:rPr>
        <w:t>?</w:t>
      </w:r>
    </w:p>
    <w:p w14:paraId="5A62B392" w14:textId="1601782B" w:rsidR="004659C7" w:rsidRPr="00C55872" w:rsidRDefault="004659C7">
      <w:pPr>
        <w:spacing w:before="120"/>
        <w:ind w:firstLine="363"/>
        <w:jc w:val="both"/>
        <w:rPr>
          <w:szCs w:val="26"/>
          <w:shd w:val="clear" w:color="auto" w:fill="FFFFFF"/>
          <w:lang w:val="vi-VN"/>
        </w:rPr>
      </w:pPr>
      <w:r w:rsidRPr="00C55872">
        <w:rPr>
          <w:szCs w:val="26"/>
          <w:shd w:val="clear" w:color="auto" w:fill="FFFFFF"/>
          <w:lang w:val="vi-VN"/>
        </w:rPr>
        <w:t>Với sự phát triển không ngừng của ngành công nghệ thông tin, truyền thông nói chung và internet nói riêng, ngày nay</w:t>
      </w:r>
      <w:r w:rsidR="0030019A">
        <w:rPr>
          <w:szCs w:val="26"/>
          <w:shd w:val="clear" w:color="auto" w:fill="FFFFFF"/>
        </w:rPr>
        <w:t xml:space="preserve"> </w:t>
      </w:r>
      <w:r w:rsidR="0030019A">
        <w:rPr>
          <w:b/>
          <w:szCs w:val="26"/>
          <w:shd w:val="clear" w:color="auto" w:fill="FFFFFF"/>
        </w:rPr>
        <w:t>ứng dụng</w:t>
      </w:r>
      <w:r w:rsidRPr="00C55872">
        <w:rPr>
          <w:szCs w:val="26"/>
          <w:shd w:val="clear" w:color="auto" w:fill="FFFFFF"/>
          <w:lang w:val="vi-VN"/>
        </w:rPr>
        <w:t xml:space="preserve"> đóng một vai trò thiết yếu trong hoạt động kinh doanh của mỗi doanh nghiệp, nó mang lại những lợi ích to lớn mà doanh nghiệp không thể phủ nhận.</w:t>
      </w:r>
    </w:p>
    <w:p w14:paraId="178FC4BA" w14:textId="29749699" w:rsidR="004659C7" w:rsidRPr="00C55872" w:rsidRDefault="004659C7">
      <w:pPr>
        <w:pStyle w:val="NormalWeb"/>
        <w:spacing w:before="120" w:beforeAutospacing="0" w:after="0" w:afterAutospacing="0"/>
        <w:ind w:firstLine="3"/>
        <w:jc w:val="both"/>
        <w:textAlignment w:val="baseline"/>
        <w:rPr>
          <w:szCs w:val="26"/>
          <w:lang w:val="vi-VN"/>
        </w:rPr>
      </w:pPr>
      <w:r w:rsidRPr="00C55872">
        <w:rPr>
          <w:szCs w:val="26"/>
          <w:shd w:val="clear" w:color="auto" w:fill="FFFFFF"/>
          <w:lang w:val="vi-VN"/>
        </w:rPr>
        <w:t>Là một doanh nghiệp, bạn không thể bỏ qua cơ hội để tiếp xúc với một kênh kinh doanh mới, hiệu quả và rất kinh tế cho các doanh nghiệp ở nước ta. Hiện tại nó phù hợp với nhu cầu và thói quen của phần lớn khách hàng Việt Nam là mua hàng và giao dịch thương mại trực tuyến trên internet .</w:t>
      </w:r>
      <w:r w:rsidRPr="00C55872">
        <w:rPr>
          <w:szCs w:val="26"/>
          <w:lang w:val="vi-VN"/>
        </w:rPr>
        <w:t xml:space="preserve"> Doanh nghiệp của bạn sẽ đươc truy cập từ khắp nơi trên thế giới, do đó bạn sẽ </w:t>
      </w:r>
      <w:r w:rsidR="00DA16AD" w:rsidRPr="00C55872">
        <w:rPr>
          <w:szCs w:val="26"/>
          <w:lang w:val="vi-VN"/>
        </w:rPr>
        <w:t xml:space="preserve">có một lượng lớn người đọc hơn, </w:t>
      </w:r>
      <w:r w:rsidRPr="00C55872">
        <w:rPr>
          <w:szCs w:val="26"/>
          <w:lang w:val="vi-VN"/>
        </w:rPr>
        <w:t xml:space="preserve">Không có một phương tiện quảng cáo nào khác có thể phủ sóng toàn cầu như vậy.Vì vậy mỗi doanh nghiệp, tổ chức nên quan tâm đến việc xây dựng một </w:t>
      </w:r>
      <w:r w:rsidR="00D30723">
        <w:rPr>
          <w:szCs w:val="26"/>
          <w:lang w:val="vi-VN"/>
        </w:rPr>
        <w:t>ứng dụng</w:t>
      </w:r>
      <w:r w:rsidRPr="00C55872">
        <w:rPr>
          <w:szCs w:val="26"/>
          <w:lang w:val="vi-VN"/>
        </w:rPr>
        <w:t xml:space="preserve"> phù hợp để bạn có thể đi trước được những đối thủ cạnh tranh của mình.</w:t>
      </w:r>
    </w:p>
    <w:p w14:paraId="017AE180" w14:textId="7E47966A" w:rsidR="004659C7" w:rsidRPr="00C55872" w:rsidRDefault="004659C7">
      <w:pPr>
        <w:pStyle w:val="NormalWeb"/>
        <w:spacing w:before="120" w:beforeAutospacing="0" w:after="0" w:afterAutospacing="0"/>
        <w:jc w:val="both"/>
        <w:textAlignment w:val="baseline"/>
        <w:rPr>
          <w:szCs w:val="26"/>
          <w:lang w:val="vi-VN"/>
        </w:rPr>
      </w:pPr>
      <w:r w:rsidRPr="00C55872">
        <w:rPr>
          <w:szCs w:val="26"/>
          <w:lang w:val="vi-VN"/>
        </w:rPr>
        <w:t>Sau đây</w:t>
      </w:r>
      <w:r w:rsidR="00D30723">
        <w:rPr>
          <w:szCs w:val="26"/>
          <w:lang w:val="vi-VN"/>
        </w:rPr>
        <w:t xml:space="preserve"> là những lợi ích mà một ứng dụng</w:t>
      </w:r>
      <w:r w:rsidRPr="00C55872">
        <w:rPr>
          <w:szCs w:val="26"/>
          <w:lang w:val="vi-VN"/>
        </w:rPr>
        <w:t xml:space="preserve"> mang lại cho công ty bạn:</w:t>
      </w:r>
    </w:p>
    <w:p w14:paraId="62299B61" w14:textId="77777777" w:rsidR="004659C7" w:rsidRPr="00C55872" w:rsidRDefault="004659C7">
      <w:pPr>
        <w:pStyle w:val="NormalWeb"/>
        <w:spacing w:before="120" w:beforeAutospacing="0" w:after="0" w:afterAutospacing="0"/>
        <w:jc w:val="both"/>
        <w:textAlignment w:val="baseline"/>
        <w:rPr>
          <w:szCs w:val="26"/>
          <w:shd w:val="clear" w:color="auto" w:fill="FFFFFF"/>
          <w:lang w:val="vi-VN"/>
        </w:rPr>
      </w:pPr>
      <w:r w:rsidRPr="00C55872">
        <w:rPr>
          <w:b/>
          <w:szCs w:val="26"/>
          <w:lang w:val="vi-VN"/>
        </w:rPr>
        <w:t xml:space="preserve">Khả năng toàn cầu: </w:t>
      </w:r>
      <w:r w:rsidRPr="00C55872">
        <w:rPr>
          <w:szCs w:val="26"/>
          <w:shd w:val="clear" w:color="auto" w:fill="FFFFFF"/>
          <w:lang w:val="vi-VN"/>
        </w:rPr>
        <w:t>Internet đã cho phép các doanh nghiệp thông qua các rào cản về địa lí và trở nên dễ tiếp cận.</w:t>
      </w:r>
      <w:r w:rsidR="00DA16AD" w:rsidRPr="00C55872">
        <w:rPr>
          <w:szCs w:val="26"/>
          <w:shd w:val="clear" w:color="auto" w:fill="FFFFFF"/>
          <w:lang w:val="vi-VN"/>
        </w:rPr>
        <w:t xml:space="preserve"> </w:t>
      </w:r>
      <w:r w:rsidRPr="00C55872">
        <w:rPr>
          <w:szCs w:val="26"/>
          <w:shd w:val="clear" w:color="auto" w:fill="FFFFFF"/>
          <w:lang w:val="vi-VN"/>
        </w:rPr>
        <w:t>Doanh nghiệp của bạn có thể được biết đến ở bất kì nơi nào trên thế giới.</w:t>
      </w:r>
      <w:r w:rsidR="00DA16AD" w:rsidRPr="00C55872">
        <w:rPr>
          <w:szCs w:val="26"/>
          <w:shd w:val="clear" w:color="auto" w:fill="FFFFFF"/>
          <w:lang w:val="vi-VN"/>
        </w:rPr>
        <w:t xml:space="preserve"> </w:t>
      </w:r>
      <w:r w:rsidRPr="00C55872">
        <w:rPr>
          <w:szCs w:val="26"/>
          <w:shd w:val="clear" w:color="auto" w:fill="FFFFFF"/>
          <w:lang w:val="vi-VN"/>
        </w:rPr>
        <w:t>Với khả năng đó bạn có thể liên hệ với hàng triệu khách hàng trên thế giới để giới thiệu thông tin, sản phầm, dịch vụ của doanh nghiệp và thực hiện giao dịch ở bất cứ nơi có truy cập internet.</w:t>
      </w:r>
    </w:p>
    <w:p w14:paraId="713AB4B3" w14:textId="7F23A379" w:rsidR="004659C7" w:rsidRPr="00C55872" w:rsidRDefault="004659C7">
      <w:pPr>
        <w:pStyle w:val="NormalWeb"/>
        <w:spacing w:before="120" w:beforeAutospacing="0" w:after="0" w:afterAutospacing="0"/>
        <w:jc w:val="both"/>
        <w:textAlignment w:val="baseline"/>
        <w:rPr>
          <w:szCs w:val="26"/>
          <w:lang w:val="vi-VN"/>
        </w:rPr>
      </w:pPr>
      <w:r w:rsidRPr="00C55872">
        <w:rPr>
          <w:b/>
          <w:szCs w:val="26"/>
          <w:shd w:val="clear" w:color="auto" w:fill="FFFFFF"/>
          <w:lang w:val="vi-VN"/>
        </w:rPr>
        <w:t xml:space="preserve">Khả năng liên tục:  </w:t>
      </w:r>
      <w:r w:rsidRPr="00C55872">
        <w:rPr>
          <w:szCs w:val="26"/>
          <w:shd w:val="clear" w:color="auto" w:fill="FFFFFF"/>
          <w:lang w:val="vi-VN"/>
        </w:rPr>
        <w:t xml:space="preserve">Điều này có nghĩa là hoạt động giao dịch thương mại của doanh nghiệp có thể hoạt động ở mọi thời điểm nào trên </w:t>
      </w:r>
      <w:r w:rsidR="00D30723">
        <w:rPr>
          <w:szCs w:val="26"/>
          <w:shd w:val="clear" w:color="auto" w:fill="FFFFFF"/>
        </w:rPr>
        <w:t>ứng dụng</w:t>
      </w:r>
      <w:r w:rsidRPr="00C55872">
        <w:rPr>
          <w:szCs w:val="26"/>
          <w:shd w:val="clear" w:color="auto" w:fill="FFFFFF"/>
          <w:lang w:val="vi-VN"/>
        </w:rPr>
        <w:t>.</w:t>
      </w:r>
      <w:r w:rsidR="00DA16AD" w:rsidRPr="00C55872">
        <w:rPr>
          <w:szCs w:val="26"/>
          <w:shd w:val="clear" w:color="auto" w:fill="FFFFFF"/>
          <w:lang w:val="vi-VN"/>
        </w:rPr>
        <w:t xml:space="preserve"> </w:t>
      </w:r>
      <w:r w:rsidRPr="00C55872">
        <w:rPr>
          <w:szCs w:val="26"/>
          <w:shd w:val="clear" w:color="auto" w:fill="FFFFFF"/>
          <w:lang w:val="vi-VN"/>
        </w:rPr>
        <w:t xml:space="preserve">Như một công cụ hữu ích để cung cấp mọi thông tin cho khách hàng mọi lúc, các </w:t>
      </w:r>
      <w:r w:rsidR="00D30723">
        <w:rPr>
          <w:szCs w:val="26"/>
          <w:shd w:val="clear" w:color="auto" w:fill="FFFFFF"/>
        </w:rPr>
        <w:t>ứng dụng</w:t>
      </w:r>
      <w:r w:rsidRPr="00C55872">
        <w:rPr>
          <w:szCs w:val="26"/>
          <w:shd w:val="clear" w:color="auto" w:fill="FFFFFF"/>
          <w:lang w:val="vi-VN"/>
        </w:rPr>
        <w:t xml:space="preserve"> sẽ phục vụ khách hàng và các đối tác </w:t>
      </w:r>
      <w:r w:rsidRPr="00C55872">
        <w:rPr>
          <w:szCs w:val="26"/>
          <w:lang w:val="vi-VN"/>
        </w:rPr>
        <w:t>24/24 giờ trong ngày, 07/07 ngày trong tuần. Thông tin có thể được khách hàng lựa chọn theo nhu cầu và các thông tin mà họ coi là quan trọng, chính điều này sẽ đưa bạn dẫn đầu trong cuộc cạnh tranh ngay cả khi  bạn không làm việc hoặc ở ngoài văn phòng.</w:t>
      </w:r>
    </w:p>
    <w:p w14:paraId="743321DF" w14:textId="129112DB" w:rsidR="004659C7" w:rsidRPr="00C55872" w:rsidRDefault="004659C7">
      <w:pPr>
        <w:pStyle w:val="NormalWeb"/>
        <w:spacing w:before="120" w:beforeAutospacing="0" w:after="0" w:afterAutospacing="0"/>
        <w:jc w:val="both"/>
        <w:textAlignment w:val="baseline"/>
        <w:rPr>
          <w:szCs w:val="26"/>
          <w:lang w:val="vi-VN"/>
        </w:rPr>
      </w:pPr>
      <w:r w:rsidRPr="00C55872">
        <w:rPr>
          <w:b/>
          <w:szCs w:val="26"/>
          <w:lang w:val="vi-VN"/>
        </w:rPr>
        <w:t xml:space="preserve">Cập nhật và thay đổi : </w:t>
      </w:r>
      <w:r w:rsidRPr="00C55872">
        <w:rPr>
          <w:szCs w:val="26"/>
          <w:lang w:val="vi-VN"/>
        </w:rPr>
        <w:t>Có những thông ti</w:t>
      </w:r>
      <w:r w:rsidR="00D30723">
        <w:rPr>
          <w:szCs w:val="26"/>
          <w:lang w:val="vi-VN"/>
        </w:rPr>
        <w:t>n bị thay đổi trước khi nó được cập nhật</w:t>
      </w:r>
      <w:r w:rsidRPr="00C55872">
        <w:rPr>
          <w:szCs w:val="26"/>
          <w:lang w:val="vi-VN"/>
        </w:rPr>
        <w:t xml:space="preserve">. Và bạn sẽ có một </w:t>
      </w:r>
      <w:r w:rsidR="00DC11BF">
        <w:rPr>
          <w:szCs w:val="26"/>
        </w:rPr>
        <w:t>thông tin khác nh</w:t>
      </w:r>
      <w:r w:rsidR="004E1E75">
        <w:rPr>
          <w:szCs w:val="26"/>
        </w:rPr>
        <w:t>au.</w:t>
      </w:r>
      <w:r w:rsidRPr="00C55872">
        <w:rPr>
          <w:szCs w:val="26"/>
          <w:lang w:val="vi-VN"/>
        </w:rPr>
        <w:t xml:space="preserve">Việc thay đổi hay cập nhật các thông tin về sản phẩm, dịch vụ của bạn sẽ được thực hiện một cách dễ dàng và nhanh chóng. Bạn còn có thể gắn </w:t>
      </w:r>
      <w:r w:rsidR="004E1E75">
        <w:rPr>
          <w:szCs w:val="26"/>
        </w:rPr>
        <w:t>ứng dụng</w:t>
      </w:r>
      <w:r w:rsidRPr="00C55872">
        <w:rPr>
          <w:szCs w:val="26"/>
          <w:lang w:val="vi-VN"/>
        </w:rPr>
        <w:t xml:space="preserve"> của doanh nghiệp với một cơ sở dữ liệu mà bạn có thể thay đổi bao nhiêu lần trong 1 ngày cũng được tùy theo yêu cầu. Và có thể thông báo những thông tin đặc biệt cho nhiều khách hàng và đối tác cùng một lúc chỉ trong một thời gian ngắn chỉ với một chi phí thấp.</w:t>
      </w:r>
    </w:p>
    <w:p w14:paraId="68A7691C" w14:textId="2DA2BF16" w:rsidR="004659C7" w:rsidRPr="00C55872" w:rsidRDefault="004659C7">
      <w:pPr>
        <w:pStyle w:val="NormalWeb"/>
        <w:spacing w:before="120" w:beforeAutospacing="0" w:after="0" w:afterAutospacing="0"/>
        <w:jc w:val="both"/>
        <w:textAlignment w:val="baseline"/>
        <w:rPr>
          <w:szCs w:val="26"/>
          <w:lang w:val="vi-VN"/>
        </w:rPr>
      </w:pPr>
      <w:r w:rsidRPr="00C55872">
        <w:rPr>
          <w:b/>
          <w:szCs w:val="26"/>
          <w:lang w:val="vi-VN"/>
        </w:rPr>
        <w:t xml:space="preserve">Chi phí thấp: </w:t>
      </w:r>
      <w:r w:rsidRPr="00C55872">
        <w:rPr>
          <w:szCs w:val="26"/>
          <w:lang w:val="vi-VN"/>
        </w:rPr>
        <w:t xml:space="preserve">Khi bạn có một </w:t>
      </w:r>
      <w:r w:rsidR="004E1E75">
        <w:rPr>
          <w:szCs w:val="26"/>
        </w:rPr>
        <w:t xml:space="preserve">ứng dụng </w:t>
      </w:r>
      <w:r w:rsidRPr="00C55872">
        <w:rPr>
          <w:szCs w:val="26"/>
          <w:lang w:val="vi-VN"/>
        </w:rPr>
        <w:t>bạn có thể thực hiện nhiều giao dịch mà không cần sử dụng và thuê nhiều nhân công. Mặt khác internet khác với các phương thức quảng cáo khác bởi bạn không cần phải tốn quá nhiều chi phí cho việc quảng cáo sản phẩm và doanh nghiệp trong một thời gian dài hoặc ở những vùng địa lí xa xôi.Bạn không cần phải bỏ ra một số tiền lớn để tìm nguồn khách hàng rộng lớn.Ngoài ra còn tiết kiệm được bưu phí và chi phí in ấn.</w:t>
      </w:r>
    </w:p>
    <w:p w14:paraId="7978562C" w14:textId="77777777" w:rsidR="004659C7" w:rsidRPr="00C55872" w:rsidRDefault="004659C7">
      <w:pPr>
        <w:pStyle w:val="NormalWeb"/>
        <w:spacing w:before="120" w:beforeAutospacing="0" w:after="0" w:afterAutospacing="0"/>
        <w:jc w:val="both"/>
        <w:textAlignment w:val="baseline"/>
        <w:rPr>
          <w:szCs w:val="26"/>
          <w:shd w:val="clear" w:color="auto" w:fill="FFFFFF"/>
          <w:lang w:val="vi-VN"/>
        </w:rPr>
      </w:pPr>
      <w:r w:rsidRPr="00C55872">
        <w:rPr>
          <w:b/>
          <w:szCs w:val="26"/>
          <w:shd w:val="clear" w:color="auto" w:fill="FFFFFF"/>
          <w:lang w:val="vi-VN"/>
        </w:rPr>
        <w:lastRenderedPageBreak/>
        <w:t>“Đồng hành cùng đối thủ cạnh tranh”</w:t>
      </w:r>
      <w:r w:rsidRPr="00C55872">
        <w:rPr>
          <w:szCs w:val="26"/>
          <w:shd w:val="clear" w:color="auto" w:fill="FFFFFF"/>
          <w:lang w:val="vi-VN"/>
        </w:rPr>
        <w:t xml:space="preserve"> Bạn hãy thữ nghĩ xem, hiện nay càng nhiều người sử dụng internet để tìm kiếm thông tin, mua sản phẩm và sử dụng những dịch vụ trực tuyến. Nếu bạn  không có website kết nối với internet thì khách hàn</w:t>
      </w:r>
      <w:r w:rsidR="00603A0A" w:rsidRPr="00C55872">
        <w:rPr>
          <w:szCs w:val="26"/>
          <w:shd w:val="clear" w:color="auto" w:fill="FFFFFF"/>
          <w:lang w:val="vi-VN"/>
        </w:rPr>
        <w:t>g sẽ không tìm thấy thông tin về</w:t>
      </w:r>
      <w:r w:rsidRPr="00C55872">
        <w:rPr>
          <w:szCs w:val="26"/>
          <w:shd w:val="clear" w:color="auto" w:fill="FFFFFF"/>
          <w:lang w:val="vi-VN"/>
        </w:rPr>
        <w:t xml:space="preserve"> bạn và sản phẩm của bạn.</w:t>
      </w:r>
      <w:r w:rsidR="00D22594" w:rsidRPr="00C55872">
        <w:rPr>
          <w:szCs w:val="26"/>
          <w:shd w:val="clear" w:color="auto" w:fill="FFFFFF"/>
          <w:lang w:val="vi-VN"/>
        </w:rPr>
        <w:t xml:space="preserve"> </w:t>
      </w:r>
      <w:r w:rsidRPr="00C55872">
        <w:rPr>
          <w:szCs w:val="26"/>
          <w:shd w:val="clear" w:color="auto" w:fill="FFFFFF"/>
          <w:lang w:val="vi-VN"/>
        </w:rPr>
        <w:t>Đó là một yếu tố bất lợi quyết định đến sự cạnh tranh của bạn với đối thủ.</w:t>
      </w:r>
    </w:p>
    <w:p w14:paraId="188ED19E" w14:textId="78F40897" w:rsidR="00F93F19" w:rsidRPr="00C55872" w:rsidRDefault="0008140A">
      <w:pPr>
        <w:pStyle w:val="Heading2"/>
        <w:rPr>
          <w:shd w:val="clear" w:color="auto" w:fill="FFFFFF"/>
        </w:rPr>
        <w:pPrChange w:id="290" w:author="Nhân Nguyễn" w:date="2019-12-04T10:13:00Z">
          <w:pPr>
            <w:pStyle w:val="L2"/>
          </w:pPr>
        </w:pPrChange>
      </w:pPr>
      <w:bookmarkStart w:id="291" w:name="_Toc26262051"/>
      <w:bookmarkStart w:id="292" w:name="_Toc41673854"/>
      <w:r>
        <w:rPr>
          <w:shd w:val="clear" w:color="auto" w:fill="FFFFFF"/>
        </w:rPr>
        <w:t xml:space="preserve">1.2 </w:t>
      </w:r>
      <w:r w:rsidR="002E5597" w:rsidRPr="00C55872">
        <w:rPr>
          <w:shd w:val="clear" w:color="auto" w:fill="FFFFFF"/>
        </w:rPr>
        <w:t>ĐỐI TƯỢNG VÀ PHẠM VI NGHIÊN CỨU</w:t>
      </w:r>
      <w:bookmarkEnd w:id="291"/>
      <w:bookmarkEnd w:id="292"/>
    </w:p>
    <w:p w14:paraId="3A0C6926" w14:textId="68B973D4" w:rsidR="00217D61" w:rsidRPr="00C55872" w:rsidRDefault="00217D61">
      <w:pPr>
        <w:spacing w:before="120"/>
        <w:ind w:firstLine="504"/>
        <w:rPr>
          <w:szCs w:val="26"/>
          <w:lang w:val="vi-VN"/>
        </w:rPr>
      </w:pPr>
      <w:r w:rsidRPr="00C55872">
        <w:rPr>
          <w:szCs w:val="26"/>
          <w:lang w:val="vi-VN"/>
        </w:rPr>
        <w:t>Nghiên cứu</w:t>
      </w:r>
      <w:r w:rsidR="0072350A" w:rsidRPr="00C55872">
        <w:rPr>
          <w:szCs w:val="26"/>
          <w:lang w:val="vi-VN"/>
        </w:rPr>
        <w:t xml:space="preserve"> công nghệ</w:t>
      </w:r>
      <w:r w:rsidRPr="00C55872">
        <w:rPr>
          <w:szCs w:val="26"/>
          <w:lang w:val="vi-VN"/>
        </w:rPr>
        <w:t xml:space="preserve"> </w:t>
      </w:r>
      <w:r w:rsidR="00531B88">
        <w:rPr>
          <w:szCs w:val="26"/>
        </w:rPr>
        <w:t>NodeJS, React Native</w:t>
      </w:r>
      <w:r w:rsidRPr="00C55872">
        <w:rPr>
          <w:szCs w:val="26"/>
          <w:lang w:val="vi-VN"/>
        </w:rPr>
        <w:t xml:space="preserve"> nghiên cứu các kiến thức liên quan như HTML5,</w:t>
      </w:r>
      <w:r w:rsidR="0072350A" w:rsidRPr="00C55872">
        <w:rPr>
          <w:szCs w:val="26"/>
          <w:lang w:val="vi-VN"/>
        </w:rPr>
        <w:t xml:space="preserve"> </w:t>
      </w:r>
      <w:r w:rsidRPr="00C55872">
        <w:rPr>
          <w:szCs w:val="26"/>
          <w:lang w:val="vi-VN"/>
        </w:rPr>
        <w:t>CSS3</w:t>
      </w:r>
      <w:r w:rsidR="009C602E">
        <w:rPr>
          <w:szCs w:val="26"/>
          <w:lang w:val="vi-VN"/>
        </w:rPr>
        <w:t>,</w:t>
      </w:r>
      <w:r w:rsidR="001521BD">
        <w:rPr>
          <w:szCs w:val="26"/>
        </w:rPr>
        <w:t xml:space="preserve"> Javascript</w:t>
      </w:r>
      <w:r w:rsidR="00531B88">
        <w:rPr>
          <w:szCs w:val="26"/>
          <w:lang w:val="vi-VN"/>
        </w:rPr>
        <w:t>, PHP.</w:t>
      </w:r>
    </w:p>
    <w:p w14:paraId="092AACFA" w14:textId="77777777" w:rsidR="00D74A29" w:rsidRPr="00C55872" w:rsidRDefault="00D74A29">
      <w:pPr>
        <w:pStyle w:val="ListParagraph"/>
        <w:numPr>
          <w:ilvl w:val="0"/>
          <w:numId w:val="26"/>
        </w:numPr>
        <w:spacing w:before="120"/>
        <w:ind w:left="0"/>
        <w:contextualSpacing w:val="0"/>
        <w:textAlignment w:val="baseline"/>
        <w:rPr>
          <w:b/>
          <w:vanish/>
          <w:szCs w:val="26"/>
          <w:shd w:val="clear" w:color="auto" w:fill="FFFFFF"/>
          <w:lang w:val="vi-VN"/>
        </w:rPr>
      </w:pPr>
    </w:p>
    <w:p w14:paraId="453AA1F3" w14:textId="77777777" w:rsidR="00D74A29" w:rsidRPr="00C55872" w:rsidRDefault="00D74A29">
      <w:pPr>
        <w:pStyle w:val="ListParagraph"/>
        <w:numPr>
          <w:ilvl w:val="0"/>
          <w:numId w:val="26"/>
        </w:numPr>
        <w:spacing w:before="120"/>
        <w:ind w:left="0"/>
        <w:contextualSpacing w:val="0"/>
        <w:textAlignment w:val="baseline"/>
        <w:rPr>
          <w:b/>
          <w:vanish/>
          <w:szCs w:val="26"/>
          <w:shd w:val="clear" w:color="auto" w:fill="FFFFFF"/>
          <w:lang w:val="vi-VN"/>
        </w:rPr>
      </w:pPr>
    </w:p>
    <w:p w14:paraId="7563CAC7" w14:textId="3335DD70" w:rsidR="003314CA" w:rsidRPr="0008140A" w:rsidRDefault="0008140A">
      <w:pPr>
        <w:pStyle w:val="Heading2"/>
        <w:pPrChange w:id="293" w:author="Nhân Nguyễn" w:date="2019-12-04T10:13:00Z">
          <w:pPr>
            <w:pStyle w:val="L2"/>
          </w:pPr>
        </w:pPrChange>
      </w:pPr>
      <w:bookmarkStart w:id="294" w:name="_Toc26262052"/>
      <w:bookmarkStart w:id="295" w:name="_Toc41673855"/>
      <w:r>
        <w:t xml:space="preserve">1.3 </w:t>
      </w:r>
      <w:r w:rsidR="003D6610" w:rsidRPr="0008140A">
        <w:t>MỤC TIÊU ĐỀ TÀI</w:t>
      </w:r>
      <w:bookmarkEnd w:id="294"/>
      <w:bookmarkEnd w:id="295"/>
    </w:p>
    <w:p w14:paraId="10673CE4" w14:textId="35FFF1B8" w:rsidR="00475AC8" w:rsidRPr="00C55872" w:rsidRDefault="0008140A">
      <w:pPr>
        <w:pStyle w:val="Heading3"/>
        <w:pPrChange w:id="296" w:author="Nhân Nguyễn" w:date="2019-12-04T10:13:00Z">
          <w:pPr>
            <w:pStyle w:val="L3"/>
          </w:pPr>
        </w:pPrChange>
      </w:pPr>
      <w:bookmarkStart w:id="297" w:name="_Toc26262053"/>
      <w:bookmarkStart w:id="298" w:name="_Toc41673856"/>
      <w:r>
        <w:t>1.3.1</w:t>
      </w:r>
      <w:r w:rsidR="00EE7C03" w:rsidRPr="00C55872">
        <w:t xml:space="preserve"> </w:t>
      </w:r>
      <w:r w:rsidR="003607BB" w:rsidRPr="00C55872">
        <w:t>Chức năng người dùng</w:t>
      </w:r>
      <w:bookmarkEnd w:id="297"/>
      <w:bookmarkEnd w:id="298"/>
    </w:p>
    <w:p w14:paraId="6397AF66" w14:textId="0B5897C6" w:rsidR="00475AC8" w:rsidRPr="00C55872" w:rsidRDefault="00475AC8">
      <w:pPr>
        <w:pStyle w:val="ListParagraph"/>
        <w:numPr>
          <w:ilvl w:val="0"/>
          <w:numId w:val="1"/>
        </w:numPr>
        <w:spacing w:before="120"/>
        <w:ind w:left="851" w:hanging="425"/>
        <w:jc w:val="both"/>
        <w:rPr>
          <w:b/>
          <w:szCs w:val="26"/>
          <w:lang w:val="vi-VN"/>
        </w:rPr>
        <w:pPrChange w:id="299" w:author="Nhân Nguyễn" w:date="2019-12-04T10:27:00Z">
          <w:pPr>
            <w:pStyle w:val="ListParagraph"/>
            <w:numPr>
              <w:numId w:val="1"/>
            </w:numPr>
            <w:spacing w:before="120"/>
            <w:ind w:left="0" w:hanging="425"/>
            <w:jc w:val="both"/>
          </w:pPr>
        </w:pPrChange>
      </w:pPr>
      <w:r w:rsidRPr="00C55872">
        <w:rPr>
          <w:szCs w:val="26"/>
          <w:lang w:val="vi-VN"/>
        </w:rPr>
        <w:t>Xem giới thiệu về công ty, các</w:t>
      </w:r>
      <w:r w:rsidR="00531B88">
        <w:rPr>
          <w:szCs w:val="26"/>
          <w:lang w:val="vi-VN"/>
        </w:rPr>
        <w:t xml:space="preserve"> chương trình khuyến mãi và thời gian hoạt động của các phòng tập</w:t>
      </w:r>
      <w:r w:rsidRPr="00C55872">
        <w:rPr>
          <w:szCs w:val="26"/>
          <w:lang w:val="vi-VN"/>
        </w:rPr>
        <w:t>. . .</w:t>
      </w:r>
    </w:p>
    <w:p w14:paraId="4D30BB37" w14:textId="1DB0FE74" w:rsidR="00475AC8" w:rsidRPr="00C55872" w:rsidRDefault="00475AC8">
      <w:pPr>
        <w:pStyle w:val="ListParagraph"/>
        <w:numPr>
          <w:ilvl w:val="0"/>
          <w:numId w:val="1"/>
        </w:numPr>
        <w:spacing w:before="120"/>
        <w:ind w:left="851" w:hanging="425"/>
        <w:jc w:val="both"/>
        <w:rPr>
          <w:b/>
          <w:szCs w:val="26"/>
          <w:lang w:val="vi-VN"/>
        </w:rPr>
        <w:pPrChange w:id="300" w:author="Nhân Nguyễn" w:date="2019-12-04T10:27:00Z">
          <w:pPr>
            <w:pStyle w:val="ListParagraph"/>
            <w:numPr>
              <w:numId w:val="1"/>
            </w:numPr>
            <w:spacing w:before="120"/>
            <w:ind w:left="0" w:hanging="425"/>
            <w:jc w:val="both"/>
          </w:pPr>
        </w:pPrChange>
      </w:pPr>
      <w:r w:rsidRPr="00C55872">
        <w:rPr>
          <w:szCs w:val="26"/>
          <w:lang w:val="vi-VN"/>
        </w:rPr>
        <w:t xml:space="preserve">Xem thông tin </w:t>
      </w:r>
      <w:r w:rsidR="00531B88">
        <w:rPr>
          <w:szCs w:val="26"/>
        </w:rPr>
        <w:t>khóa luyện tập</w:t>
      </w:r>
      <w:r w:rsidR="003C5B48">
        <w:rPr>
          <w:szCs w:val="26"/>
          <w:lang w:val="vi-VN"/>
        </w:rPr>
        <w:t xml:space="preserve"> </w:t>
      </w:r>
      <w:r w:rsidRPr="00C55872">
        <w:rPr>
          <w:szCs w:val="26"/>
          <w:lang w:val="vi-VN"/>
        </w:rPr>
        <w:t xml:space="preserve">phân loại theo đặc điểm </w:t>
      </w:r>
      <w:r w:rsidR="003C5B48">
        <w:rPr>
          <w:szCs w:val="26"/>
        </w:rPr>
        <w:t>k</w:t>
      </w:r>
      <w:r w:rsidR="00531B88">
        <w:rPr>
          <w:szCs w:val="26"/>
        </w:rPr>
        <w:t>hoá luyện tập</w:t>
      </w:r>
      <w:r w:rsidRPr="00C55872">
        <w:rPr>
          <w:szCs w:val="26"/>
          <w:lang w:val="vi-VN"/>
        </w:rPr>
        <w:t>.</w:t>
      </w:r>
    </w:p>
    <w:p w14:paraId="618AFAAE" w14:textId="1EAC62DF" w:rsidR="00475AC8" w:rsidRPr="00C55872" w:rsidRDefault="00475AC8">
      <w:pPr>
        <w:pStyle w:val="ListParagraph"/>
        <w:numPr>
          <w:ilvl w:val="0"/>
          <w:numId w:val="1"/>
        </w:numPr>
        <w:spacing w:before="120"/>
        <w:ind w:left="851" w:hanging="425"/>
        <w:jc w:val="both"/>
        <w:rPr>
          <w:b/>
          <w:szCs w:val="26"/>
          <w:lang w:val="vi-VN"/>
        </w:rPr>
        <w:pPrChange w:id="301" w:author="Nhân Nguyễn" w:date="2019-12-04T10:27:00Z">
          <w:pPr>
            <w:pStyle w:val="ListParagraph"/>
            <w:numPr>
              <w:numId w:val="1"/>
            </w:numPr>
            <w:spacing w:before="120"/>
            <w:ind w:left="0" w:hanging="425"/>
            <w:jc w:val="both"/>
          </w:pPr>
        </w:pPrChange>
      </w:pPr>
      <w:r w:rsidRPr="00C55872">
        <w:rPr>
          <w:szCs w:val="26"/>
          <w:lang w:val="vi-VN"/>
        </w:rPr>
        <w:t xml:space="preserve">Cho phép </w:t>
      </w:r>
      <w:r w:rsidR="00531B88">
        <w:rPr>
          <w:szCs w:val="26"/>
        </w:rPr>
        <w:t xml:space="preserve">xem cái thông tin </w:t>
      </w:r>
      <w:r w:rsidRPr="00C55872">
        <w:rPr>
          <w:szCs w:val="26"/>
          <w:lang w:val="vi-VN"/>
        </w:rPr>
        <w:t>theo loại, đặc điểm, giá …</w:t>
      </w:r>
    </w:p>
    <w:p w14:paraId="2BBFCCEA" w14:textId="36E188C3" w:rsidR="00475AC8" w:rsidRPr="00C55872" w:rsidRDefault="00475AC8">
      <w:pPr>
        <w:pStyle w:val="ListParagraph"/>
        <w:numPr>
          <w:ilvl w:val="0"/>
          <w:numId w:val="1"/>
        </w:numPr>
        <w:spacing w:before="120"/>
        <w:ind w:left="851" w:hanging="425"/>
        <w:jc w:val="both"/>
        <w:rPr>
          <w:b/>
          <w:szCs w:val="26"/>
          <w:lang w:val="vi-VN"/>
        </w:rPr>
        <w:pPrChange w:id="302" w:author="Nhân Nguyễn" w:date="2019-12-04T10:27:00Z">
          <w:pPr>
            <w:pStyle w:val="ListParagraph"/>
            <w:numPr>
              <w:numId w:val="1"/>
            </w:numPr>
            <w:spacing w:before="120"/>
            <w:ind w:left="0" w:hanging="425"/>
            <w:jc w:val="both"/>
          </w:pPr>
        </w:pPrChange>
      </w:pPr>
      <w:r w:rsidRPr="00C55872">
        <w:rPr>
          <w:szCs w:val="26"/>
          <w:lang w:val="vi-VN"/>
        </w:rPr>
        <w:t xml:space="preserve">Cho phép User đã đăng ký </w:t>
      </w:r>
      <w:r w:rsidR="00531B88">
        <w:rPr>
          <w:szCs w:val="26"/>
        </w:rPr>
        <w:t>mua gói luyện tập</w:t>
      </w:r>
      <w:r w:rsidRPr="00C55872">
        <w:rPr>
          <w:szCs w:val="26"/>
          <w:lang w:val="vi-VN"/>
        </w:rPr>
        <w:t xml:space="preserve"> và xác nhận lại </w:t>
      </w:r>
      <w:r w:rsidR="00531B88">
        <w:rPr>
          <w:szCs w:val="26"/>
        </w:rPr>
        <w:t>mua gói luyện tập</w:t>
      </w:r>
    </w:p>
    <w:p w14:paraId="3C03ACDB" w14:textId="77777777" w:rsidR="00475AC8" w:rsidRPr="00C55872" w:rsidRDefault="00475AC8">
      <w:pPr>
        <w:pStyle w:val="ListParagraph"/>
        <w:numPr>
          <w:ilvl w:val="0"/>
          <w:numId w:val="1"/>
        </w:numPr>
        <w:spacing w:before="120"/>
        <w:ind w:left="851" w:hanging="425"/>
        <w:jc w:val="both"/>
        <w:rPr>
          <w:b/>
          <w:szCs w:val="26"/>
          <w:lang w:val="vi-VN"/>
        </w:rPr>
        <w:pPrChange w:id="303" w:author="Nhân Nguyễn" w:date="2019-12-04T10:27:00Z">
          <w:pPr>
            <w:pStyle w:val="ListParagraph"/>
            <w:numPr>
              <w:numId w:val="1"/>
            </w:numPr>
            <w:spacing w:before="120"/>
            <w:ind w:left="0" w:hanging="425"/>
            <w:jc w:val="both"/>
          </w:pPr>
        </w:pPrChange>
      </w:pPr>
      <w:r w:rsidRPr="00C55872">
        <w:rPr>
          <w:szCs w:val="26"/>
          <w:lang w:val="vi-VN"/>
        </w:rPr>
        <w:t>Quảng cáo cho các hãng sản xuất và các đối tác khác.</w:t>
      </w:r>
    </w:p>
    <w:p w14:paraId="740B1483" w14:textId="40F70FFB" w:rsidR="00475AC8" w:rsidRPr="00C55872" w:rsidRDefault="00531B88">
      <w:pPr>
        <w:pStyle w:val="ListParagraph"/>
        <w:numPr>
          <w:ilvl w:val="0"/>
          <w:numId w:val="1"/>
        </w:numPr>
        <w:spacing w:before="120"/>
        <w:ind w:left="851" w:hanging="425"/>
        <w:jc w:val="both"/>
        <w:rPr>
          <w:b/>
          <w:szCs w:val="26"/>
          <w:lang w:val="vi-VN"/>
        </w:rPr>
        <w:pPrChange w:id="304" w:author="Nhân Nguyễn" w:date="2019-12-04T10:27:00Z">
          <w:pPr>
            <w:pStyle w:val="ListParagraph"/>
            <w:numPr>
              <w:numId w:val="1"/>
            </w:numPr>
            <w:spacing w:before="120"/>
            <w:ind w:left="0" w:hanging="425"/>
            <w:jc w:val="both"/>
          </w:pPr>
        </w:pPrChange>
      </w:pPr>
      <w:r>
        <w:rPr>
          <w:szCs w:val="26"/>
          <w:lang w:val="vi-VN"/>
        </w:rPr>
        <w:t>Xem các tin tức về kiến thức liên quan đến sức khỏe, các bài báo về nhu cầu luyện tập</w:t>
      </w:r>
      <w:r w:rsidR="00475AC8" w:rsidRPr="00C55872">
        <w:rPr>
          <w:szCs w:val="26"/>
          <w:lang w:val="vi-VN"/>
        </w:rPr>
        <w:t>.</w:t>
      </w:r>
    </w:p>
    <w:p w14:paraId="681EE651" w14:textId="77777777" w:rsidR="00475AC8" w:rsidRPr="00C55872" w:rsidRDefault="00475AC8">
      <w:pPr>
        <w:pStyle w:val="ListParagraph"/>
        <w:numPr>
          <w:ilvl w:val="0"/>
          <w:numId w:val="1"/>
        </w:numPr>
        <w:spacing w:before="120"/>
        <w:ind w:left="851" w:hanging="425"/>
        <w:jc w:val="both"/>
        <w:rPr>
          <w:b/>
          <w:szCs w:val="26"/>
          <w:lang w:val="vi-VN"/>
        </w:rPr>
        <w:pPrChange w:id="305" w:author="Nhân Nguyễn" w:date="2019-12-04T10:27:00Z">
          <w:pPr>
            <w:pStyle w:val="ListParagraph"/>
            <w:numPr>
              <w:numId w:val="1"/>
            </w:numPr>
            <w:spacing w:before="120"/>
            <w:ind w:left="0" w:hanging="425"/>
            <w:jc w:val="both"/>
          </w:pPr>
        </w:pPrChange>
      </w:pPr>
      <w:r w:rsidRPr="00C55872">
        <w:rPr>
          <w:szCs w:val="26"/>
          <w:lang w:val="vi-VN"/>
        </w:rPr>
        <w:t>Liên hệ ban quan trị, đếm số lượt đã và đang truy cập.</w:t>
      </w:r>
    </w:p>
    <w:p w14:paraId="04768DAB" w14:textId="02385BAF" w:rsidR="00475AC8" w:rsidRPr="00C55872" w:rsidRDefault="00475AC8">
      <w:pPr>
        <w:pStyle w:val="ListParagraph"/>
        <w:numPr>
          <w:ilvl w:val="0"/>
          <w:numId w:val="1"/>
        </w:numPr>
        <w:spacing w:before="120"/>
        <w:ind w:left="851" w:hanging="425"/>
        <w:jc w:val="both"/>
        <w:rPr>
          <w:b/>
          <w:szCs w:val="26"/>
          <w:lang w:val="vi-VN"/>
        </w:rPr>
        <w:pPrChange w:id="306" w:author="Nhân Nguyễn" w:date="2019-12-04T10:27:00Z">
          <w:pPr>
            <w:pStyle w:val="ListParagraph"/>
            <w:numPr>
              <w:numId w:val="1"/>
            </w:numPr>
            <w:spacing w:before="120"/>
            <w:ind w:left="0" w:hanging="425"/>
            <w:jc w:val="both"/>
          </w:pPr>
        </w:pPrChange>
      </w:pPr>
      <w:r w:rsidRPr="00C55872">
        <w:rPr>
          <w:szCs w:val="26"/>
          <w:lang w:val="vi-VN"/>
        </w:rPr>
        <w:t xml:space="preserve">Bình luận về </w:t>
      </w:r>
      <w:r w:rsidR="003C5B48">
        <w:rPr>
          <w:szCs w:val="26"/>
        </w:rPr>
        <w:t>khóa học</w:t>
      </w:r>
      <w:r w:rsidR="003C5B48">
        <w:rPr>
          <w:szCs w:val="26"/>
          <w:lang w:val="vi-VN"/>
        </w:rPr>
        <w:t xml:space="preserve"> </w:t>
      </w:r>
      <w:r w:rsidRPr="00C55872">
        <w:rPr>
          <w:szCs w:val="26"/>
          <w:lang w:val="vi-VN"/>
        </w:rPr>
        <w:t>, tin tức</w:t>
      </w:r>
      <w:r w:rsidR="006775F8">
        <w:rPr>
          <w:szCs w:val="26"/>
        </w:rPr>
        <w:t>.</w:t>
      </w:r>
    </w:p>
    <w:p w14:paraId="53257D3C" w14:textId="42C948D0" w:rsidR="00475AC8" w:rsidRPr="00C55872" w:rsidRDefault="00475AC8">
      <w:pPr>
        <w:pStyle w:val="ListParagraph"/>
        <w:numPr>
          <w:ilvl w:val="0"/>
          <w:numId w:val="1"/>
        </w:numPr>
        <w:spacing w:before="120"/>
        <w:ind w:left="851" w:hanging="425"/>
        <w:jc w:val="both"/>
        <w:rPr>
          <w:b/>
          <w:szCs w:val="26"/>
          <w:lang w:val="vi-VN"/>
        </w:rPr>
        <w:pPrChange w:id="307" w:author="Nhân Nguyễn" w:date="2019-12-04T10:27:00Z">
          <w:pPr>
            <w:pStyle w:val="ListParagraph"/>
            <w:numPr>
              <w:numId w:val="1"/>
            </w:numPr>
            <w:spacing w:before="120"/>
            <w:ind w:left="0" w:hanging="425"/>
            <w:jc w:val="both"/>
          </w:pPr>
        </w:pPrChange>
      </w:pPr>
      <w:r w:rsidRPr="00C55872">
        <w:rPr>
          <w:szCs w:val="26"/>
          <w:lang w:val="vi-VN"/>
        </w:rPr>
        <w:t>Xem thông tin cá nhân, đổi mật khẩu, khôi phục mật khẩu qua email khi quên mật khẩu.</w:t>
      </w:r>
    </w:p>
    <w:p w14:paraId="604255C4" w14:textId="348D61B7" w:rsidR="00475AC8" w:rsidRPr="002A34A3" w:rsidRDefault="002A34A3">
      <w:pPr>
        <w:pStyle w:val="Heading3"/>
        <w:ind w:left="851"/>
        <w:pPrChange w:id="308" w:author="Nhân Nguyễn" w:date="2019-12-04T10:27:00Z">
          <w:pPr>
            <w:pStyle w:val="L3"/>
          </w:pPr>
        </w:pPrChange>
      </w:pPr>
      <w:bookmarkStart w:id="309" w:name="_Toc26262054"/>
      <w:bookmarkStart w:id="310" w:name="_Toc41673857"/>
      <w:r>
        <w:t>1.3.2</w:t>
      </w:r>
      <w:r w:rsidR="00EE7C03" w:rsidRPr="002A34A3">
        <w:t xml:space="preserve"> </w:t>
      </w:r>
      <w:r w:rsidR="00475AC8" w:rsidRPr="002A34A3">
        <w:t>Chức năng quản trị:</w:t>
      </w:r>
      <w:bookmarkEnd w:id="309"/>
      <w:bookmarkEnd w:id="310"/>
    </w:p>
    <w:p w14:paraId="6BE11A6A" w14:textId="77777777" w:rsidR="00475AC8" w:rsidRPr="00C55872" w:rsidRDefault="00475AC8">
      <w:pPr>
        <w:numPr>
          <w:ilvl w:val="0"/>
          <w:numId w:val="2"/>
        </w:numPr>
        <w:spacing w:before="120"/>
        <w:ind w:left="851" w:hanging="425"/>
        <w:jc w:val="both"/>
        <w:rPr>
          <w:b/>
          <w:szCs w:val="26"/>
          <w:lang w:val="vi-VN"/>
        </w:rPr>
        <w:pPrChange w:id="311" w:author="Nhân Nguyễn" w:date="2019-12-04T10:27:00Z">
          <w:pPr>
            <w:numPr>
              <w:numId w:val="2"/>
            </w:numPr>
            <w:spacing w:before="120"/>
            <w:ind w:left="1800" w:hanging="425"/>
            <w:jc w:val="both"/>
          </w:pPr>
        </w:pPrChange>
      </w:pPr>
      <w:r w:rsidRPr="00C55872">
        <w:rPr>
          <w:szCs w:val="26"/>
          <w:lang w:val="vi-VN"/>
        </w:rPr>
        <w:t>Quản trị cơ chế bảo mật ( Login / Logout)</w:t>
      </w:r>
    </w:p>
    <w:p w14:paraId="35BF4906" w14:textId="7EC0EFFA" w:rsidR="00475AC8" w:rsidRPr="00C55872" w:rsidRDefault="00475AC8">
      <w:pPr>
        <w:numPr>
          <w:ilvl w:val="0"/>
          <w:numId w:val="2"/>
        </w:numPr>
        <w:spacing w:before="120"/>
        <w:ind w:left="851" w:hanging="425"/>
        <w:jc w:val="both"/>
        <w:rPr>
          <w:b/>
          <w:szCs w:val="26"/>
          <w:lang w:val="vi-VN"/>
        </w:rPr>
        <w:pPrChange w:id="312" w:author="Nhân Nguyễn" w:date="2019-12-04T10:27:00Z">
          <w:pPr>
            <w:numPr>
              <w:numId w:val="2"/>
            </w:numPr>
            <w:spacing w:before="120"/>
            <w:ind w:left="1800" w:hanging="425"/>
            <w:jc w:val="both"/>
          </w:pPr>
        </w:pPrChange>
      </w:pPr>
      <w:r w:rsidRPr="00C55872">
        <w:rPr>
          <w:szCs w:val="26"/>
          <w:lang w:val="vi-VN"/>
        </w:rPr>
        <w:t>Cập nhật thông tin (Thêm, xóa, sửa) về</w:t>
      </w:r>
      <w:r w:rsidR="0072350A" w:rsidRPr="00C55872">
        <w:rPr>
          <w:szCs w:val="26"/>
          <w:lang w:val="vi-VN"/>
        </w:rPr>
        <w:t xml:space="preserve"> menu, </w:t>
      </w:r>
      <w:r w:rsidR="00081A05">
        <w:rPr>
          <w:szCs w:val="26"/>
        </w:rPr>
        <w:t>dịch vụ</w:t>
      </w:r>
      <w:r w:rsidR="0072350A" w:rsidRPr="00C55872">
        <w:rPr>
          <w:szCs w:val="26"/>
          <w:lang w:val="vi-VN"/>
        </w:rPr>
        <w:t>,</w:t>
      </w:r>
      <w:r w:rsidRPr="00C55872">
        <w:rPr>
          <w:szCs w:val="26"/>
          <w:lang w:val="vi-VN"/>
        </w:rPr>
        <w:t xml:space="preserve"> </w:t>
      </w:r>
      <w:r w:rsidR="00081A05">
        <w:rPr>
          <w:szCs w:val="26"/>
        </w:rPr>
        <w:t>khóa luyện tập</w:t>
      </w:r>
      <w:r w:rsidR="003C5B48">
        <w:rPr>
          <w:szCs w:val="26"/>
          <w:lang w:val="vi-VN"/>
        </w:rPr>
        <w:t xml:space="preserve"> </w:t>
      </w:r>
      <w:r w:rsidR="00081A05">
        <w:rPr>
          <w:szCs w:val="26"/>
          <w:lang w:val="vi-VN"/>
        </w:rPr>
        <w:t>, tin tức, giới thiệu.</w:t>
      </w:r>
    </w:p>
    <w:p w14:paraId="597CC6B3" w14:textId="18D05ACE" w:rsidR="00ED3720" w:rsidRPr="00C55872" w:rsidRDefault="00475AC8">
      <w:pPr>
        <w:numPr>
          <w:ilvl w:val="0"/>
          <w:numId w:val="2"/>
        </w:numPr>
        <w:spacing w:before="120"/>
        <w:ind w:left="851" w:hanging="425"/>
        <w:jc w:val="both"/>
        <w:rPr>
          <w:b/>
          <w:szCs w:val="26"/>
          <w:lang w:val="vi-VN"/>
        </w:rPr>
        <w:pPrChange w:id="313" w:author="Nhân Nguyễn" w:date="2019-12-04T10:27:00Z">
          <w:pPr>
            <w:numPr>
              <w:numId w:val="2"/>
            </w:numPr>
            <w:spacing w:before="120"/>
            <w:ind w:left="1800" w:hanging="425"/>
            <w:jc w:val="both"/>
          </w:pPr>
        </w:pPrChange>
      </w:pPr>
      <w:r w:rsidRPr="00C55872">
        <w:rPr>
          <w:szCs w:val="26"/>
          <w:lang w:val="vi-VN"/>
        </w:rPr>
        <w:t>Xử lý các đơn đặt hàng, hóa đơn, các thông tin khuyến mãi và quảng cáo.</w:t>
      </w:r>
    </w:p>
    <w:p w14:paraId="0E353C38" w14:textId="52558F32" w:rsidR="00D71EC6" w:rsidRDefault="00475AC8" w:rsidP="00D71EC6">
      <w:pPr>
        <w:numPr>
          <w:ilvl w:val="0"/>
          <w:numId w:val="2"/>
        </w:numPr>
        <w:spacing w:before="120"/>
        <w:ind w:left="851" w:hanging="425"/>
        <w:jc w:val="both"/>
        <w:rPr>
          <w:ins w:id="314" w:author="NTS Romanoff" w:date="2019-12-05T14:01:00Z"/>
          <w:szCs w:val="26"/>
          <w:lang w:val="vi-VN"/>
        </w:rPr>
      </w:pPr>
      <w:r w:rsidRPr="00C55872">
        <w:rPr>
          <w:szCs w:val="26"/>
          <w:lang w:val="vi-VN"/>
        </w:rPr>
        <w:t xml:space="preserve">Phân quyền quản trị, khóa tài khoản </w:t>
      </w:r>
      <w:r w:rsidR="00ED3720" w:rsidRPr="00C55872">
        <w:rPr>
          <w:szCs w:val="26"/>
          <w:lang w:val="vi-VN"/>
        </w:rPr>
        <w:t>khách hàng và Admin.</w:t>
      </w:r>
    </w:p>
    <w:p w14:paraId="0464D0D3" w14:textId="08901C7F" w:rsidR="00475AC8" w:rsidRPr="00D71EC6" w:rsidDel="00D71EC6" w:rsidRDefault="00475AC8">
      <w:pPr>
        <w:spacing w:after="160" w:line="259" w:lineRule="auto"/>
        <w:rPr>
          <w:del w:id="315" w:author="NTS Romanoff" w:date="2019-12-05T14:00:00Z"/>
          <w:szCs w:val="26"/>
          <w:lang w:val="vi-VN"/>
          <w:rPrChange w:id="316" w:author="NTS Romanoff" w:date="2019-12-05T14:01:00Z">
            <w:rPr>
              <w:del w:id="317" w:author="NTS Romanoff" w:date="2019-12-05T14:00:00Z"/>
              <w:b/>
              <w:szCs w:val="26"/>
              <w:lang w:val="vi-VN"/>
            </w:rPr>
          </w:rPrChange>
        </w:rPr>
        <w:pPrChange w:id="318" w:author="NTS Romanoff" w:date="2019-12-05T14:00:00Z">
          <w:pPr>
            <w:numPr>
              <w:numId w:val="2"/>
            </w:numPr>
            <w:spacing w:before="120"/>
            <w:ind w:left="1800" w:hanging="425"/>
            <w:jc w:val="both"/>
          </w:pPr>
        </w:pPrChange>
      </w:pPr>
    </w:p>
    <w:p w14:paraId="77A6C3EC" w14:textId="77777777" w:rsidR="003D6610" w:rsidRPr="00C55872" w:rsidDel="00D71EC6" w:rsidRDefault="003D6610">
      <w:pPr>
        <w:spacing w:after="160" w:line="259" w:lineRule="auto"/>
        <w:rPr>
          <w:del w:id="319" w:author="NTS Romanoff" w:date="2019-12-05T14:01:00Z"/>
          <w:rFonts w:asciiTheme="majorHAnsi" w:hAnsiTheme="majorHAnsi" w:cstheme="majorHAnsi"/>
          <w:b/>
          <w:szCs w:val="26"/>
          <w:lang w:val="vi-VN"/>
        </w:rPr>
        <w:pPrChange w:id="320" w:author="NTS Romanoff" w:date="2019-12-05T14:00:00Z">
          <w:pPr>
            <w:spacing w:before="120"/>
            <w:jc w:val="both"/>
          </w:pPr>
        </w:pPrChange>
      </w:pPr>
    </w:p>
    <w:p w14:paraId="28AF83C0" w14:textId="66AF2F90" w:rsidR="00597163" w:rsidRPr="00C55872" w:rsidDel="00D71EC6" w:rsidRDefault="00597163">
      <w:pPr>
        <w:spacing w:after="160" w:line="259" w:lineRule="auto"/>
        <w:rPr>
          <w:del w:id="321" w:author="NTS Romanoff" w:date="2019-12-05T14:00:00Z"/>
          <w:b/>
          <w:szCs w:val="26"/>
          <w:lang w:val="vi-VN"/>
        </w:rPr>
        <w:pPrChange w:id="322" w:author="NTS Romanoff" w:date="2019-12-05T14:00:00Z">
          <w:pPr>
            <w:spacing w:before="120"/>
            <w:jc w:val="both"/>
          </w:pPr>
        </w:pPrChange>
      </w:pPr>
    </w:p>
    <w:p w14:paraId="32A558E8" w14:textId="77777777" w:rsidR="00475AC8" w:rsidRPr="00C55872" w:rsidDel="001A03AC" w:rsidRDefault="00475AC8">
      <w:pPr>
        <w:spacing w:before="120"/>
        <w:ind w:hanging="567"/>
        <w:jc w:val="both"/>
        <w:rPr>
          <w:del w:id="323" w:author="NTS Romanoff" w:date="2019-12-04T15:44:00Z"/>
          <w:b/>
          <w:szCs w:val="26"/>
          <w:lang w:val="vi-VN"/>
        </w:rPr>
      </w:pPr>
    </w:p>
    <w:p w14:paraId="0C508A5C" w14:textId="77777777" w:rsidR="00475AC8" w:rsidRPr="00C55872" w:rsidDel="001A03AC" w:rsidRDefault="00475AC8">
      <w:pPr>
        <w:pStyle w:val="NormalWeb"/>
        <w:spacing w:before="120" w:beforeAutospacing="0" w:after="0" w:afterAutospacing="0"/>
        <w:textAlignment w:val="baseline"/>
        <w:rPr>
          <w:del w:id="324" w:author="NTS Romanoff" w:date="2019-12-04T15:44:00Z"/>
          <w:b/>
          <w:szCs w:val="26"/>
          <w:lang w:val="vi-VN"/>
        </w:rPr>
      </w:pPr>
    </w:p>
    <w:p w14:paraId="08D8A93E" w14:textId="77777777" w:rsidR="001701BE" w:rsidRPr="00C55872" w:rsidDel="001A03AC" w:rsidRDefault="001701BE">
      <w:pPr>
        <w:pStyle w:val="NormalWeb"/>
        <w:spacing w:before="120" w:beforeAutospacing="0" w:after="0" w:afterAutospacing="0"/>
        <w:textAlignment w:val="baseline"/>
        <w:rPr>
          <w:del w:id="325" w:author="NTS Romanoff" w:date="2019-12-04T15:44:00Z"/>
          <w:b/>
          <w:szCs w:val="26"/>
          <w:lang w:val="vi-VN"/>
        </w:rPr>
      </w:pPr>
    </w:p>
    <w:p w14:paraId="7AE15D60" w14:textId="77777777" w:rsidR="00103606" w:rsidRPr="00C55872" w:rsidDel="001A03AC" w:rsidRDefault="00103606">
      <w:pPr>
        <w:pStyle w:val="NormalWeb"/>
        <w:spacing w:before="120" w:beforeAutospacing="0" w:after="0" w:afterAutospacing="0"/>
        <w:textAlignment w:val="baseline"/>
        <w:rPr>
          <w:del w:id="326" w:author="NTS Romanoff" w:date="2019-12-04T15:44:00Z"/>
          <w:b/>
          <w:szCs w:val="26"/>
          <w:lang w:val="vi-VN"/>
        </w:rPr>
      </w:pPr>
    </w:p>
    <w:p w14:paraId="32C8325F" w14:textId="77777777" w:rsidR="0000137A" w:rsidRPr="00C55872" w:rsidRDefault="00A02950">
      <w:pPr>
        <w:spacing w:after="160" w:line="259" w:lineRule="auto"/>
        <w:rPr>
          <w:b/>
          <w:szCs w:val="26"/>
          <w:lang w:val="vi-VN"/>
        </w:rPr>
        <w:pPrChange w:id="327" w:author="NTS Romanoff" w:date="2019-12-05T14:00:00Z">
          <w:pPr>
            <w:spacing w:before="120"/>
          </w:pPr>
        </w:pPrChange>
      </w:pPr>
      <w:del w:id="328" w:author="NTS Romanoff" w:date="2019-12-04T15:44:00Z">
        <w:r w:rsidRPr="00C55872" w:rsidDel="001A03AC">
          <w:rPr>
            <w:b/>
            <w:szCs w:val="26"/>
            <w:lang w:val="vi-VN"/>
          </w:rPr>
          <w:br w:type="page"/>
        </w:r>
      </w:del>
    </w:p>
    <w:p w14:paraId="2E56172A" w14:textId="77777777" w:rsidR="00D71EC6" w:rsidRDefault="00D71EC6">
      <w:pPr>
        <w:spacing w:after="160" w:line="259" w:lineRule="auto"/>
        <w:rPr>
          <w:ins w:id="329" w:author="NTS Romanoff" w:date="2019-12-05T14:01:00Z"/>
          <w:rFonts w:asciiTheme="majorHAnsi" w:eastAsiaTheme="majorEastAsia" w:hAnsiTheme="majorHAnsi" w:cstheme="majorBidi"/>
          <w:b/>
          <w:color w:val="000000" w:themeColor="text1"/>
          <w:sz w:val="32"/>
          <w:szCs w:val="32"/>
        </w:rPr>
      </w:pPr>
      <w:bookmarkStart w:id="330" w:name="_Toc26262055"/>
      <w:ins w:id="331" w:author="NTS Romanoff" w:date="2019-12-05T14:01:00Z">
        <w:r>
          <w:br w:type="page"/>
        </w:r>
      </w:ins>
    </w:p>
    <w:p w14:paraId="73938B43" w14:textId="3D018649" w:rsidR="0000137A" w:rsidRDefault="0000137A">
      <w:pPr>
        <w:pStyle w:val="Heading1"/>
        <w:rPr>
          <w:sz w:val="38"/>
        </w:rPr>
        <w:pPrChange w:id="332" w:author="Nhân Nguyễn" w:date="2019-12-04T10:15:00Z">
          <w:pPr>
            <w:pStyle w:val="L1"/>
          </w:pPr>
        </w:pPrChange>
      </w:pPr>
      <w:bookmarkStart w:id="333" w:name="_Toc41673858"/>
      <w:r w:rsidRPr="00540D58">
        <w:lastRenderedPageBreak/>
        <w:t>Chương 2:</w:t>
      </w:r>
      <w:r w:rsidR="00540D58">
        <w:rPr>
          <w:sz w:val="26"/>
        </w:rPr>
        <w:t xml:space="preserve"> </w:t>
      </w:r>
      <w:r w:rsidR="00540D58" w:rsidRPr="00C55872">
        <w:t>CƠ SỞ LÝ THUYẾT</w:t>
      </w:r>
      <w:bookmarkEnd w:id="330"/>
      <w:bookmarkEnd w:id="333"/>
      <w:r w:rsidRPr="00C55872">
        <w:rPr>
          <w:sz w:val="38"/>
        </w:rPr>
        <w:tab/>
      </w:r>
    </w:p>
    <w:p w14:paraId="7E896F70" w14:textId="77777777" w:rsidR="00335D14" w:rsidRPr="00335D14" w:rsidRDefault="00335D14" w:rsidP="00335D14"/>
    <w:p w14:paraId="7E5272E9" w14:textId="1F4AE055" w:rsidR="0000137A" w:rsidRPr="00540D58" w:rsidRDefault="00CF264B">
      <w:pPr>
        <w:pStyle w:val="Heading2"/>
        <w:pPrChange w:id="334" w:author="Nhân Nguyễn" w:date="2019-12-04T10:15:00Z">
          <w:pPr>
            <w:pStyle w:val="L2"/>
          </w:pPr>
        </w:pPrChange>
      </w:pPr>
      <w:bookmarkStart w:id="335" w:name="_Toc26262056"/>
      <w:bookmarkStart w:id="336" w:name="_Toc41673859"/>
      <w:r>
        <w:t>2</w:t>
      </w:r>
      <w:r w:rsidR="00540D58">
        <w:t xml:space="preserve">.1 </w:t>
      </w:r>
      <w:r w:rsidR="0023206A">
        <w:t>REACT NATIVE</w:t>
      </w:r>
      <w:r w:rsidR="0059431B" w:rsidRPr="00540D58">
        <w:t xml:space="preserve"> VÀ </w:t>
      </w:r>
      <w:bookmarkEnd w:id="335"/>
      <w:bookmarkEnd w:id="336"/>
      <w:r w:rsidR="0023206A">
        <w:t>APP REACT NATIVE</w:t>
      </w:r>
    </w:p>
    <w:p w14:paraId="3C0F524D" w14:textId="33BFDE06" w:rsidR="00F53FBB" w:rsidRPr="00BC45E0" w:rsidRDefault="00CF264B">
      <w:pPr>
        <w:pStyle w:val="Heading3"/>
        <w:pPrChange w:id="337" w:author="Nhân Nguyễn" w:date="2019-12-04T10:16:00Z">
          <w:pPr>
            <w:pStyle w:val="L3"/>
          </w:pPr>
        </w:pPrChange>
      </w:pPr>
      <w:bookmarkStart w:id="338" w:name="_Toc26262057"/>
      <w:bookmarkStart w:id="339" w:name="_Toc41673860"/>
      <w:r>
        <w:t>2</w:t>
      </w:r>
      <w:r w:rsidR="00D71BE7">
        <w:t>.1.1</w:t>
      </w:r>
      <w:ins w:id="340" w:author="Nhân Nguyễn" w:date="2019-12-03T15:46:00Z">
        <w:r w:rsidR="00766D0E">
          <w:t xml:space="preserve"> </w:t>
        </w:r>
      </w:ins>
      <w:r w:rsidR="0023206A">
        <w:t>React Native</w:t>
      </w:r>
      <w:r w:rsidR="00F53FBB" w:rsidRPr="00C55872">
        <w:t xml:space="preserve"> là gì?</w:t>
      </w:r>
      <w:bookmarkEnd w:id="338"/>
      <w:bookmarkEnd w:id="339"/>
    </w:p>
    <w:p w14:paraId="2B16E778" w14:textId="77777777" w:rsidR="0023206A" w:rsidRPr="0023206A" w:rsidRDefault="0023206A" w:rsidP="0023206A">
      <w:pPr>
        <w:tabs>
          <w:tab w:val="center" w:pos="5760"/>
        </w:tabs>
        <w:spacing w:before="120"/>
        <w:ind w:left="284" w:firstLine="284"/>
        <w:rPr>
          <w:szCs w:val="26"/>
          <w:lang w:val="vi-VN"/>
        </w:rPr>
      </w:pPr>
      <w:r w:rsidRPr="0023206A">
        <w:rPr>
          <w:szCs w:val="26"/>
          <w:lang w:val="vi-VN"/>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28BAA157" w14:textId="77777777" w:rsidR="0023206A" w:rsidRPr="0023206A" w:rsidRDefault="0023206A" w:rsidP="0023206A">
      <w:pPr>
        <w:tabs>
          <w:tab w:val="center" w:pos="5760"/>
        </w:tabs>
        <w:spacing w:before="120"/>
        <w:ind w:left="284" w:firstLine="284"/>
        <w:rPr>
          <w:szCs w:val="26"/>
          <w:lang w:val="vi-VN"/>
        </w:rPr>
      </w:pPr>
    </w:p>
    <w:p w14:paraId="1ACC49AB" w14:textId="77777777" w:rsidR="0023206A" w:rsidRPr="0023206A" w:rsidRDefault="0023206A" w:rsidP="0023206A">
      <w:pPr>
        <w:tabs>
          <w:tab w:val="center" w:pos="5760"/>
        </w:tabs>
        <w:spacing w:before="120"/>
        <w:ind w:left="284" w:firstLine="284"/>
        <w:rPr>
          <w:szCs w:val="26"/>
          <w:lang w:val="vi-VN"/>
        </w:rPr>
      </w:pPr>
      <w:r w:rsidRPr="0023206A">
        <w:rPr>
          <w:szCs w:val="26"/>
          <w:lang w:val="vi-VN"/>
        </w:rPr>
        <w:t>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w:t>
      </w:r>
    </w:p>
    <w:p w14:paraId="2A32EE67" w14:textId="77777777" w:rsidR="0023206A" w:rsidRPr="0023206A" w:rsidRDefault="0023206A" w:rsidP="0023206A">
      <w:pPr>
        <w:tabs>
          <w:tab w:val="center" w:pos="5760"/>
        </w:tabs>
        <w:spacing w:before="120"/>
        <w:ind w:left="284" w:firstLine="284"/>
        <w:rPr>
          <w:szCs w:val="26"/>
          <w:lang w:val="vi-VN"/>
        </w:rPr>
      </w:pPr>
    </w:p>
    <w:p w14:paraId="7EF0B19E" w14:textId="77777777" w:rsidR="0023206A" w:rsidRPr="0023206A" w:rsidRDefault="0023206A" w:rsidP="0023206A">
      <w:pPr>
        <w:tabs>
          <w:tab w:val="center" w:pos="5760"/>
        </w:tabs>
        <w:spacing w:before="120"/>
        <w:ind w:left="284" w:firstLine="284"/>
        <w:rPr>
          <w:szCs w:val="26"/>
          <w:lang w:val="vi-VN"/>
        </w:rPr>
      </w:pPr>
      <w:r w:rsidRPr="0023206A">
        <w:rPr>
          <w:szCs w:val="26"/>
          <w:lang w:val="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72DAF02F" w14:textId="77777777" w:rsidR="0023206A" w:rsidRPr="0023206A" w:rsidRDefault="0023206A" w:rsidP="0023206A">
      <w:pPr>
        <w:tabs>
          <w:tab w:val="center" w:pos="5760"/>
        </w:tabs>
        <w:spacing w:before="120"/>
        <w:ind w:left="284" w:firstLine="284"/>
        <w:rPr>
          <w:szCs w:val="26"/>
          <w:lang w:val="vi-VN"/>
        </w:rPr>
      </w:pPr>
    </w:p>
    <w:p w14:paraId="32D51EFA" w14:textId="543D2998" w:rsidR="00F53FBB" w:rsidRPr="00C55872" w:rsidRDefault="0023206A">
      <w:pPr>
        <w:tabs>
          <w:tab w:val="center" w:pos="5760"/>
        </w:tabs>
        <w:spacing w:before="120"/>
        <w:ind w:left="284" w:firstLine="284"/>
        <w:rPr>
          <w:b/>
          <w:szCs w:val="26"/>
          <w:lang w:val="vi-VN"/>
        </w:rPr>
        <w:pPrChange w:id="341" w:author="Nhân Nguyễn" w:date="2019-12-04T10:28:00Z">
          <w:pPr>
            <w:tabs>
              <w:tab w:val="center" w:pos="5760"/>
            </w:tabs>
            <w:spacing w:before="120"/>
            <w:ind w:firstLine="284"/>
            <w:jc w:val="both"/>
          </w:pPr>
        </w:pPrChange>
      </w:pPr>
      <w:r w:rsidRPr="0023206A">
        <w:rPr>
          <w:szCs w:val="26"/>
          <w:lang w:val="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r w:rsidR="003C5B48" w:rsidRPr="003C5B48">
        <w:rPr>
          <w:szCs w:val="26"/>
          <w:lang w:val="vi-VN"/>
        </w:rPr>
        <w:t>.</w:t>
      </w:r>
      <w:r w:rsidR="002E104A">
        <w:rPr>
          <w:szCs w:val="26"/>
          <w:lang w:val="vi-VN"/>
        </w:rPr>
        <w:tab/>
      </w:r>
    </w:p>
    <w:p w14:paraId="35122FD8" w14:textId="18853499" w:rsidR="00F53FBB" w:rsidRDefault="00CF264B">
      <w:pPr>
        <w:pStyle w:val="Heading3"/>
        <w:pPrChange w:id="342" w:author="Nhân Nguyễn" w:date="2019-12-04T10:16:00Z">
          <w:pPr>
            <w:pStyle w:val="L3"/>
          </w:pPr>
        </w:pPrChange>
      </w:pPr>
      <w:bookmarkStart w:id="343" w:name="_Toc26262058"/>
      <w:bookmarkStart w:id="344" w:name="_Toc41673861"/>
      <w:r>
        <w:t>2</w:t>
      </w:r>
      <w:r w:rsidR="00D71BE7">
        <w:t xml:space="preserve">.1.2 </w:t>
      </w:r>
      <w:r w:rsidR="0023206A" w:rsidRPr="0023206A">
        <w:t>Native App và Hybrid App</w:t>
      </w:r>
      <w:r w:rsidR="0023206A">
        <w:t xml:space="preserve"> là gì</w:t>
      </w:r>
      <w:r w:rsidR="00F53FBB" w:rsidRPr="00C55872">
        <w:t>?</w:t>
      </w:r>
      <w:bookmarkEnd w:id="343"/>
      <w:bookmarkEnd w:id="344"/>
    </w:p>
    <w:p w14:paraId="493F9252" w14:textId="77777777" w:rsidR="0023206A" w:rsidRPr="0023206A" w:rsidRDefault="0023206A" w:rsidP="0023206A"/>
    <w:p w14:paraId="482698AB" w14:textId="77777777" w:rsidR="0023206A" w:rsidRDefault="0023206A" w:rsidP="0023206A">
      <w:pPr>
        <w:ind w:left="270" w:firstLine="360"/>
      </w:pPr>
      <w:r>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0BBBA8D3" w14:textId="77777777" w:rsidR="0023206A" w:rsidRDefault="0023206A" w:rsidP="0023206A">
      <w:pPr>
        <w:ind w:left="270" w:firstLine="360"/>
      </w:pPr>
    </w:p>
    <w:p w14:paraId="3FD071E2" w14:textId="39484BD1" w:rsidR="00A5353A" w:rsidRDefault="0023206A" w:rsidP="0023206A">
      <w:pPr>
        <w:ind w:left="270" w:firstLine="360"/>
      </w:pPr>
      <w:r>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w:t>
      </w:r>
      <w:r w:rsidR="00A5353A">
        <w:t>.</w:t>
      </w:r>
    </w:p>
    <w:p w14:paraId="3AADB50E" w14:textId="77777777" w:rsidR="00A5353A" w:rsidRDefault="00A5353A" w:rsidP="00A5353A">
      <w:pPr>
        <w:ind w:left="270"/>
      </w:pPr>
    </w:p>
    <w:p w14:paraId="0D5B2E96" w14:textId="6A5BFE9C" w:rsidR="009D2B5F" w:rsidRDefault="0023206A" w:rsidP="0023206A">
      <w:pPr>
        <w:ind w:left="270" w:firstLine="270"/>
      </w:pPr>
      <w:r w:rsidRPr="0023206A">
        <w:t>Trước khi học lập trình React Native thì chúng ta nên biết Hybrid và Native là gì và những mặt lợi và hại giữa hai “môn phái” này. Thông qua đó chúng ta sẽ biết được tại sao mà React/React Native lại được khai sinh ra đời để giải quyết vấn đề nan giải của con dân lập trình viên di động.</w:t>
      </w:r>
      <w:r>
        <w:t xml:space="preserve"> </w:t>
      </w:r>
    </w:p>
    <w:p w14:paraId="6643A885" w14:textId="77777777" w:rsidR="009D2B5F" w:rsidRDefault="009D2B5F">
      <w:pPr>
        <w:spacing w:after="160" w:line="259" w:lineRule="auto"/>
      </w:pPr>
      <w:r>
        <w:br w:type="page"/>
      </w:r>
    </w:p>
    <w:p w14:paraId="21C33F39" w14:textId="709101BE" w:rsidR="009D2B5F" w:rsidRDefault="009D2B5F">
      <w:pPr>
        <w:pStyle w:val="Heading3"/>
        <w:pPrChange w:id="345" w:author="Nhân Nguyễn" w:date="2019-12-04T10:16:00Z">
          <w:pPr>
            <w:pStyle w:val="L3"/>
          </w:pPr>
        </w:pPrChange>
      </w:pPr>
      <w:r>
        <w:lastRenderedPageBreak/>
        <w:t xml:space="preserve">2.2.3 </w:t>
      </w:r>
      <w:r w:rsidRPr="009D2B5F">
        <w:t>Native App là gì?</w:t>
      </w:r>
    </w:p>
    <w:p w14:paraId="05FCC54C" w14:textId="77777777" w:rsidR="009D2B5F" w:rsidRPr="009D2B5F" w:rsidRDefault="009D2B5F" w:rsidP="009D2B5F"/>
    <w:p w14:paraId="4504E231" w14:textId="77777777" w:rsidR="009D2B5F" w:rsidRDefault="009D2B5F" w:rsidP="009D2B5F">
      <w:pPr>
        <w:ind w:left="270" w:firstLine="270"/>
      </w:pPr>
      <w:r>
        <w:t>Mình xin nói về khái niệm Native App là gì. Native App khá là dễ hiểu, tức đó là các ứng dụng được phát triển và build trên chính những công cụ hỗ trợ mà nhà phát triển iOS và Android cung cấp cho người lập trình viên ở đây là XCode và Android.</w:t>
      </w:r>
    </w:p>
    <w:p w14:paraId="676644F8" w14:textId="77777777" w:rsidR="009D2B5F" w:rsidRDefault="009D2B5F" w:rsidP="009D2B5F">
      <w:pPr>
        <w:ind w:left="270" w:firstLine="270"/>
      </w:pPr>
    </w:p>
    <w:p w14:paraId="4253C473" w14:textId="62E30ED8" w:rsidR="009D2B5F" w:rsidRPr="009D2B5F" w:rsidRDefault="009D2B5F" w:rsidP="009D2B5F">
      <w:pPr>
        <w:ind w:left="270" w:firstLine="270"/>
      </w:pPr>
      <w:r>
        <w:t>Chúng được viết bằng ngôn ngữ mà nhà phát triển iOS và Android cung cấp ra iOS thì là Swift hiện tại, xưa là Objective C, còn Android thì hiện tại tồn tại song song là 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3BF969C8" w14:textId="77777777" w:rsidR="00A5353A" w:rsidRPr="00A5353A" w:rsidRDefault="00A5353A" w:rsidP="0023206A">
      <w:pPr>
        <w:ind w:left="270" w:firstLine="270"/>
      </w:pPr>
    </w:p>
    <w:p w14:paraId="51EE1E4D" w14:textId="157EE9B6" w:rsidR="009D2B5F" w:rsidRDefault="009D2B5F" w:rsidP="009D2B5F">
      <w:pPr>
        <w:pStyle w:val="Heading3"/>
      </w:pPr>
      <w:bookmarkStart w:id="346" w:name="_Toc26262059"/>
      <w:bookmarkStart w:id="347" w:name="_Toc41673862"/>
      <w:r>
        <w:t xml:space="preserve">2.2.4 Hybrid </w:t>
      </w:r>
      <w:r w:rsidRPr="009D2B5F">
        <w:t>App là gì?</w:t>
      </w:r>
    </w:p>
    <w:p w14:paraId="7A1A8545" w14:textId="77777777" w:rsidR="009D2B5F" w:rsidRDefault="009D2B5F" w:rsidP="009D2B5F">
      <w:pPr>
        <w:ind w:left="270" w:firstLine="270"/>
      </w:pPr>
      <w:r>
        <w:t>Hybrid App là sự kết hợp giữa ứng dụng Web và ứng dụng mobile. Tức là chúng vừa có thể cài đặt lên điện thoại người dùng giống như là những ứng dụng Native bình thường và bạn có thể tìm thấy chúng trên chợ ứng dụng nhưng khó có thể nhận ra đâu là ứng dụng Native và đâu là ứng dụng Hybrid thường thì người dùng sẽ không để ý quá nhiều.</w:t>
      </w:r>
    </w:p>
    <w:p w14:paraId="6677B23B" w14:textId="77777777" w:rsidR="009D2B5F" w:rsidRDefault="009D2B5F" w:rsidP="009D2B5F">
      <w:pPr>
        <w:ind w:left="270" w:firstLine="270"/>
      </w:pPr>
    </w:p>
    <w:p w14:paraId="56FD8E15" w14:textId="0ABDAA44" w:rsidR="009D2B5F" w:rsidRDefault="009D2B5F" w:rsidP="009D2B5F">
      <w:pPr>
        <w:ind w:left="270" w:firstLine="270"/>
      </w:pPr>
      <w:r>
        <w:rPr>
          <w:noProof/>
        </w:rPr>
        <w:drawing>
          <wp:anchor distT="0" distB="0" distL="114300" distR="114300" simplePos="0" relativeHeight="251786240" behindDoc="0" locked="0" layoutInCell="1" allowOverlap="1" wp14:anchorId="47B17BCF" wp14:editId="737BFAAE">
            <wp:simplePos x="0" y="0"/>
            <wp:positionH relativeFrom="column">
              <wp:posOffset>33655</wp:posOffset>
            </wp:positionH>
            <wp:positionV relativeFrom="paragraph">
              <wp:posOffset>843915</wp:posOffset>
            </wp:positionV>
            <wp:extent cx="5702935" cy="3248660"/>
            <wp:effectExtent l="0" t="0" r="0" b="8890"/>
            <wp:wrapTopAndBottom/>
            <wp:docPr id="11" name="Picture 11" descr="Native App và Hybrid App - hướng đi nào cho dân lập trình?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 App và Hybrid App - hướng đi nào cho dân lập trình? Nordicco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935" cy="3248660"/>
                    </a:xfrm>
                    <a:prstGeom prst="rect">
                      <a:avLst/>
                    </a:prstGeom>
                    <a:noFill/>
                    <a:ln>
                      <a:noFill/>
                    </a:ln>
                  </pic:spPr>
                </pic:pic>
              </a:graphicData>
            </a:graphic>
            <wp14:sizeRelH relativeFrom="page">
              <wp14:pctWidth>0</wp14:pctWidth>
            </wp14:sizeRelH>
            <wp14:sizeRelV relativeFrom="page">
              <wp14:pctHeight>0</wp14:pctHeight>
            </wp14:sizeRelV>
          </wp:anchor>
        </w:drawing>
      </w:r>
      <w:r>
        <w:t>Đồng thời như ứng dụng Web chúng được xây dựng dựa trên HTML + CSS + JS. Nhược điểm của Hybrid App đó chính là vấn đề hiệu năng sẽ bị ảnh hưởng đáng kể cũng như không tương tác được hết những tài nguyên hệ thống phần mềm cũng như phần cứng.</w:t>
      </w:r>
    </w:p>
    <w:p w14:paraId="27B0BF6D" w14:textId="7328E6ED" w:rsidR="009D2B5F" w:rsidRDefault="009D2B5F" w:rsidP="009D2B5F">
      <w:pPr>
        <w:ind w:left="270" w:firstLine="270"/>
      </w:pPr>
    </w:p>
    <w:p w14:paraId="032FFC93" w14:textId="66B87CBE" w:rsidR="009D2B5F" w:rsidRPr="009D2B5F" w:rsidRDefault="009D2B5F" w:rsidP="009D2B5F">
      <w:pPr>
        <w:ind w:left="270" w:firstLine="270"/>
      </w:pPr>
      <w:r w:rsidRPr="009D2B5F">
        <w:t>Vì vậy, mà Native App là sự lựa chọn hàng đầu của giới lập trình trong việc phát triển phần mềm di động bởi vì nó mang lại hiệu năng cao, trải nghiệm người dùng tốt.</w:t>
      </w:r>
    </w:p>
    <w:p w14:paraId="209070D0" w14:textId="77777777" w:rsidR="009D2B5F" w:rsidRPr="009D2B5F" w:rsidRDefault="009D2B5F" w:rsidP="009D2B5F"/>
    <w:p w14:paraId="558B9884" w14:textId="326A4C34" w:rsidR="00F53FBB" w:rsidRDefault="009D2B5F">
      <w:pPr>
        <w:pStyle w:val="Heading3"/>
        <w:pPrChange w:id="348" w:author="Nhân Nguyễn" w:date="2019-12-04T10:16:00Z">
          <w:pPr>
            <w:pStyle w:val="L3"/>
          </w:pPr>
        </w:pPrChange>
      </w:pPr>
      <w:r>
        <w:t>2.2.5</w:t>
      </w:r>
      <w:r w:rsidR="00CF264B">
        <w:t xml:space="preserve"> </w:t>
      </w:r>
      <w:r w:rsidR="00F53FBB" w:rsidRPr="00C55872">
        <w:t>Lợi ích của thương mại điện tử</w:t>
      </w:r>
      <w:del w:id="349" w:author="Nhân Nguyễn" w:date="2019-12-04T10:59:00Z">
        <w:r w:rsidR="00F53FBB" w:rsidRPr="00C55872" w:rsidDel="00F229AE">
          <w:delText xml:space="preserve"> (TMĐT)</w:delText>
        </w:r>
      </w:del>
      <w:r w:rsidR="00F53FBB" w:rsidRPr="00C55872">
        <w:t>?</w:t>
      </w:r>
      <w:bookmarkEnd w:id="346"/>
      <w:bookmarkEnd w:id="347"/>
    </w:p>
    <w:p w14:paraId="2027FA69" w14:textId="3370EA23" w:rsidR="006926C0" w:rsidRDefault="006926C0" w:rsidP="006926C0">
      <w:pPr>
        <w:pStyle w:val="ListParagraph"/>
        <w:numPr>
          <w:ilvl w:val="0"/>
          <w:numId w:val="72"/>
        </w:numPr>
      </w:pPr>
      <w:r>
        <w:t xml:space="preserve">Lợi ích của </w:t>
      </w:r>
      <w:r w:rsidR="009D2B5F">
        <w:t>app đem lại cho người sử dụng</w:t>
      </w:r>
      <w:r>
        <w:t>:</w:t>
      </w:r>
    </w:p>
    <w:p w14:paraId="38BE54A7" w14:textId="3194DDAA" w:rsidR="006926C0" w:rsidRDefault="009D2B5F" w:rsidP="006926C0">
      <w:pPr>
        <w:ind w:left="720"/>
      </w:pPr>
      <w:r>
        <w:t xml:space="preserve">    Các bạn có thể sử dụng</w:t>
      </w:r>
      <w:r w:rsidR="006926C0">
        <w:t xml:space="preserve"> ở bất cứ đâu mà không cần phải đến trực tiếp</w:t>
      </w:r>
      <w:r>
        <w:t xml:space="preserve"> có trung tâm để luyện tập</w:t>
      </w:r>
      <w:r w:rsidR="006926C0">
        <w:t xml:space="preserve">. </w:t>
      </w:r>
      <w:r>
        <w:t>App sẽ có những bài tập hướng dẫn cho hội viên đăng ký luyện tập tại Fit24</w:t>
      </w:r>
    </w:p>
    <w:p w14:paraId="37088811" w14:textId="77777777" w:rsidR="005F39DF" w:rsidRDefault="005F39DF" w:rsidP="006926C0">
      <w:pPr>
        <w:ind w:left="720"/>
      </w:pPr>
    </w:p>
    <w:p w14:paraId="78C26195" w14:textId="0489B1FD" w:rsidR="006926C0" w:rsidRDefault="006926C0" w:rsidP="006926C0">
      <w:pPr>
        <w:ind w:left="720"/>
      </w:pPr>
      <w:r>
        <w:t xml:space="preserve">    Chủ động</w:t>
      </w:r>
      <w:r w:rsidR="009D2B5F">
        <w:t xml:space="preserve"> đưa ra các bài tập về Yoga hoặc thêm một số bài tập về GYM</w:t>
      </w:r>
      <w:r>
        <w:t>.</w:t>
      </w:r>
    </w:p>
    <w:p w14:paraId="317DE272" w14:textId="77777777" w:rsidR="005F39DF" w:rsidRDefault="005F39DF" w:rsidP="006926C0">
      <w:pPr>
        <w:ind w:left="720"/>
      </w:pPr>
    </w:p>
    <w:p w14:paraId="542685F1" w14:textId="2B4470C4" w:rsidR="006926C0" w:rsidRDefault="006926C0" w:rsidP="006926C0">
      <w:pPr>
        <w:ind w:left="720"/>
      </w:pPr>
      <w:r>
        <w:t xml:space="preserve">    </w:t>
      </w:r>
      <w:r w:rsidR="005F39DF">
        <w:t>App cung cấp các lịch lớp học tại các trung tâm fitness center nhầm giúp các hội viên dễ dàng theo giỏi thời gian để đến các lớp học</w:t>
      </w:r>
      <w:r>
        <w:t>.</w:t>
      </w:r>
    </w:p>
    <w:p w14:paraId="7BA6CAB1" w14:textId="77777777" w:rsidR="005F39DF" w:rsidRDefault="005F39DF" w:rsidP="006926C0">
      <w:pPr>
        <w:ind w:left="720"/>
      </w:pPr>
    </w:p>
    <w:p w14:paraId="1F6C1F62" w14:textId="14A8AA43" w:rsidR="00A5353A" w:rsidRDefault="005F39DF" w:rsidP="005F39DF">
      <w:pPr>
        <w:ind w:left="720"/>
      </w:pPr>
      <w:r>
        <w:t xml:space="preserve">    Chủ động chọn lựa thời gian </w:t>
      </w:r>
      <w:r w:rsidR="006926C0">
        <w:t>và tự chuẩn bị cho mìn</w:t>
      </w:r>
      <w:r>
        <w:t>h các dụng cụ cần thiết trước khi đến lớp học của trung tâm</w:t>
      </w:r>
      <w:r w:rsidR="006926C0">
        <w:t xml:space="preserve"> để có thể tự</w:t>
      </w:r>
      <w:r>
        <w:t xml:space="preserve"> tạo cho mình một môi trường luyện</w:t>
      </w:r>
      <w:r w:rsidR="006926C0">
        <w:t xml:space="preserve"> tập </w:t>
      </w:r>
      <w:r>
        <w:t xml:space="preserve"> cải thiện sức khỏe một cách hiệu quả nhất</w:t>
      </w:r>
      <w:r w:rsidR="006926C0">
        <w:t>.</w:t>
      </w:r>
    </w:p>
    <w:p w14:paraId="25987BEC" w14:textId="77777777" w:rsidR="005F39DF" w:rsidRDefault="005F39DF" w:rsidP="005F39DF">
      <w:pPr>
        <w:ind w:left="720"/>
      </w:pPr>
    </w:p>
    <w:p w14:paraId="2E04106D" w14:textId="17E5CBED" w:rsidR="006926C0" w:rsidRDefault="006926C0" w:rsidP="006926C0">
      <w:pPr>
        <w:pStyle w:val="ListParagraph"/>
        <w:numPr>
          <w:ilvl w:val="0"/>
          <w:numId w:val="72"/>
        </w:numPr>
      </w:pPr>
      <w:r>
        <w:t xml:space="preserve">Lợi ích của </w:t>
      </w:r>
      <w:r w:rsidR="005F39DF">
        <w:t>ứng dụng mang lại</w:t>
      </w:r>
      <w:r>
        <w:t xml:space="preserve"> cho người </w:t>
      </w:r>
      <w:r w:rsidR="005F39DF">
        <w:t>sủ dụng</w:t>
      </w:r>
      <w:r>
        <w:t>:</w:t>
      </w:r>
    </w:p>
    <w:p w14:paraId="6CF6E941" w14:textId="77777777" w:rsidR="006926C0" w:rsidRDefault="006926C0" w:rsidP="006926C0">
      <w:pPr>
        <w:ind w:left="720"/>
      </w:pPr>
      <w:r>
        <w:t xml:space="preserve">    Tiết kiệm về thời gian và địa điểm.</w:t>
      </w:r>
    </w:p>
    <w:p w14:paraId="575F63A4" w14:textId="10ED1323" w:rsidR="006926C0" w:rsidRDefault="006926C0" w:rsidP="006926C0">
      <w:pPr>
        <w:ind w:left="720"/>
      </w:pPr>
      <w:r>
        <w:t xml:space="preserve">    Chia sẻ kiến thức</w:t>
      </w:r>
      <w:r w:rsidR="005F39DF">
        <w:t xml:space="preserve"> về sức khỏe và dinh dưỡng</w:t>
      </w:r>
      <w:r>
        <w:t>.</w:t>
      </w:r>
    </w:p>
    <w:p w14:paraId="67A2FCC4" w14:textId="125F44AF" w:rsidR="006926C0" w:rsidRDefault="005F39DF" w:rsidP="005F39DF">
      <w:pPr>
        <w:ind w:left="720"/>
      </w:pPr>
      <w:r>
        <w:t xml:space="preserve">    Tạo điều kiện cho hội</w:t>
      </w:r>
      <w:r w:rsidR="006926C0">
        <w:t xml:space="preserve"> </w:t>
      </w:r>
      <w:r>
        <w:t>viên</w:t>
      </w:r>
      <w:r w:rsidR="006926C0">
        <w:t xml:space="preserve"> biết đến thương hiệu của mình.</w:t>
      </w:r>
    </w:p>
    <w:p w14:paraId="797F5ED9" w14:textId="20F72D9C" w:rsidR="006926C0" w:rsidRDefault="006926C0" w:rsidP="00E20DE5">
      <w:pPr>
        <w:ind w:left="720"/>
      </w:pPr>
      <w:r>
        <w:t xml:space="preserve">    Tăng </w:t>
      </w:r>
      <w:r w:rsidR="00E20DE5">
        <w:t>mức độ thích nghi của người sử dụng</w:t>
      </w:r>
    </w:p>
    <w:p w14:paraId="266698C1" w14:textId="3DFAC3A0" w:rsidR="006926C0" w:rsidRDefault="006926C0" w:rsidP="006926C0">
      <w:pPr>
        <w:ind w:left="720"/>
      </w:pPr>
      <w:r>
        <w:t xml:space="preserve">    Mở rộng quy mô </w:t>
      </w:r>
      <w:r w:rsidR="00E20DE5">
        <w:t>quản lý các phòng luyện tập.</w:t>
      </w:r>
    </w:p>
    <w:p w14:paraId="48FEE992" w14:textId="166E732E" w:rsidR="006926C0" w:rsidRDefault="006926C0" w:rsidP="006926C0">
      <w:pPr>
        <w:ind w:left="720"/>
      </w:pPr>
      <w:r>
        <w:t xml:space="preserve">    Có cơ </w:t>
      </w:r>
      <w:r w:rsidR="00E20DE5">
        <w:t>hội thử nghiệm sản phẩm khóa luyện tập khác</w:t>
      </w:r>
      <w:r>
        <w:t>.</w:t>
      </w:r>
    </w:p>
    <w:p w14:paraId="394F2936" w14:textId="76536E7C" w:rsidR="006926C0" w:rsidRPr="00A5353A" w:rsidRDefault="006926C0" w:rsidP="006926C0">
      <w:pPr>
        <w:ind w:left="720"/>
      </w:pPr>
      <w:r>
        <w:t xml:space="preserve">    Đẩy mạnh khả năng chấp nhận rủi ro.</w:t>
      </w:r>
    </w:p>
    <w:p w14:paraId="25AABDE1" w14:textId="7B0C1E17" w:rsidR="001E666B" w:rsidRDefault="00CF264B">
      <w:pPr>
        <w:pStyle w:val="Heading3"/>
        <w:pPrChange w:id="350" w:author="Nhân Nguyễn" w:date="2019-12-04T10:16:00Z">
          <w:pPr>
            <w:pStyle w:val="L3"/>
          </w:pPr>
        </w:pPrChange>
      </w:pPr>
      <w:bookmarkStart w:id="351" w:name="_Toc26262060"/>
      <w:bookmarkStart w:id="352" w:name="_Toc41673863"/>
      <w:r>
        <w:t xml:space="preserve">2.2.4 </w:t>
      </w:r>
      <w:r w:rsidR="009D2B5F" w:rsidRPr="009D2B5F">
        <w:t>Ưu và nhược điểm của React Native</w:t>
      </w:r>
      <w:r w:rsidR="00F53FBB" w:rsidRPr="00C55872">
        <w:t>:</w:t>
      </w:r>
      <w:bookmarkEnd w:id="351"/>
      <w:bookmarkEnd w:id="352"/>
    </w:p>
    <w:p w14:paraId="1AEB6200" w14:textId="77777777" w:rsidR="00E20DE5" w:rsidRPr="00E20DE5" w:rsidRDefault="00E20DE5" w:rsidP="00E20DE5"/>
    <w:p w14:paraId="751E67EA" w14:textId="3794D220" w:rsidR="00E20DE5" w:rsidRDefault="00E20DE5" w:rsidP="00E20DE5">
      <w:pPr>
        <w:ind w:left="270" w:firstLine="270"/>
      </w:pPr>
      <w:r w:rsidRPr="00E20DE5">
        <w:t>Trước khi đi đến phần kế tiếp mình xin dừng lại chút xíu để phân tích xem liệu React Native có phải thần thánh không hay chỉ là cũng như bao framework khác đều có những điểm lợi và hại.</w:t>
      </w:r>
    </w:p>
    <w:p w14:paraId="634DF562" w14:textId="77777777" w:rsidR="00E20DE5" w:rsidRPr="00E20DE5" w:rsidRDefault="00E20DE5" w:rsidP="00E20DE5">
      <w:pPr>
        <w:ind w:left="270" w:firstLine="270"/>
      </w:pPr>
    </w:p>
    <w:p w14:paraId="191200F6" w14:textId="5C2D56BC" w:rsidR="002F4B56" w:rsidRDefault="002F4B56" w:rsidP="00F6064B">
      <w:pPr>
        <w:pStyle w:val="ListParagraph"/>
        <w:numPr>
          <w:ilvl w:val="0"/>
          <w:numId w:val="75"/>
        </w:numPr>
      </w:pPr>
      <w:bookmarkStart w:id="353" w:name="_Toc26262061"/>
      <w:r>
        <w:t>Ưu điểm</w:t>
      </w:r>
    </w:p>
    <w:p w14:paraId="52655E83" w14:textId="77777777" w:rsidR="005720DB" w:rsidRDefault="005720DB" w:rsidP="005720DB">
      <w:pPr>
        <w:pStyle w:val="ListParagraph"/>
      </w:pPr>
    </w:p>
    <w:p w14:paraId="282D9888" w14:textId="77777777" w:rsidR="00E20DE5" w:rsidRDefault="00E20DE5" w:rsidP="005720DB">
      <w:pPr>
        <w:pStyle w:val="ListParagraph"/>
        <w:numPr>
          <w:ilvl w:val="0"/>
          <w:numId w:val="79"/>
        </w:numPr>
      </w:pPr>
      <w:r>
        <w:t>Hiệu quả về mặt thời gian khi mà bạn muốn phát triển một ứng dụng nhanh chóng.</w:t>
      </w:r>
    </w:p>
    <w:p w14:paraId="78415AAA" w14:textId="77777777" w:rsidR="00E20DE5" w:rsidRDefault="00E20DE5" w:rsidP="005720DB">
      <w:pPr>
        <w:pStyle w:val="ListParagraph"/>
        <w:numPr>
          <w:ilvl w:val="0"/>
          <w:numId w:val="79"/>
        </w:numPr>
      </w:pPr>
      <w:r>
        <w:t>Hiệu năng tương đối ổn định.</w:t>
      </w:r>
    </w:p>
    <w:p w14:paraId="7E4033F9" w14:textId="77777777" w:rsidR="00E20DE5" w:rsidRDefault="00E20DE5" w:rsidP="005720DB">
      <w:pPr>
        <w:pStyle w:val="ListParagraph"/>
        <w:numPr>
          <w:ilvl w:val="0"/>
          <w:numId w:val="79"/>
        </w:numPr>
      </w:pPr>
      <w:r>
        <w:t>Cộng đồng phát triển mạnh.</w:t>
      </w:r>
    </w:p>
    <w:p w14:paraId="0016E05B" w14:textId="77777777" w:rsidR="00E20DE5" w:rsidRDefault="00E20DE5" w:rsidP="005720DB">
      <w:pPr>
        <w:pStyle w:val="ListParagraph"/>
        <w:numPr>
          <w:ilvl w:val="0"/>
          <w:numId w:val="79"/>
        </w:numPr>
      </w:pPr>
      <w:r>
        <w:t>Tiết kiệm tiền.</w:t>
      </w:r>
    </w:p>
    <w:p w14:paraId="08A9B125" w14:textId="77777777" w:rsidR="00E20DE5" w:rsidRDefault="00E20DE5" w:rsidP="005720DB">
      <w:pPr>
        <w:pStyle w:val="ListParagraph"/>
        <w:numPr>
          <w:ilvl w:val="0"/>
          <w:numId w:val="79"/>
        </w:numPr>
      </w:pPr>
      <w:r>
        <w:t>Team phát triển nhỏ.</w:t>
      </w:r>
    </w:p>
    <w:p w14:paraId="70FD80C0" w14:textId="77777777" w:rsidR="00E20DE5" w:rsidRDefault="00E20DE5" w:rsidP="005720DB">
      <w:pPr>
        <w:pStyle w:val="ListParagraph"/>
        <w:numPr>
          <w:ilvl w:val="0"/>
          <w:numId w:val="79"/>
        </w:numPr>
      </w:pPr>
      <w:r>
        <w:t>Ứng dụng tin cậy và ổn định.</w:t>
      </w:r>
    </w:p>
    <w:p w14:paraId="484148F8" w14:textId="77777777" w:rsidR="00E20DE5" w:rsidRDefault="00E20DE5" w:rsidP="005720DB">
      <w:pPr>
        <w:pStyle w:val="ListParagraph"/>
        <w:numPr>
          <w:ilvl w:val="0"/>
          <w:numId w:val="79"/>
        </w:numPr>
      </w:pPr>
      <w:r>
        <w:t>Xây dựng cho nhiều hệ điều hành khác nhau với ít native code nhất.</w:t>
      </w:r>
    </w:p>
    <w:p w14:paraId="2A0D5418" w14:textId="77777777" w:rsidR="005720DB" w:rsidRDefault="00E20DE5" w:rsidP="005720DB">
      <w:pPr>
        <w:pStyle w:val="ListParagraph"/>
        <w:numPr>
          <w:ilvl w:val="0"/>
          <w:numId w:val="79"/>
        </w:numPr>
      </w:pPr>
      <w:r>
        <w:t>Trải nghiệm người dùng tốt hơn là hybrid app</w:t>
      </w:r>
      <w:bookmarkStart w:id="354" w:name="_Toc41673864"/>
    </w:p>
    <w:p w14:paraId="664C5719" w14:textId="77777777" w:rsidR="005720DB" w:rsidRDefault="005720DB">
      <w:pPr>
        <w:spacing w:after="160" w:line="259" w:lineRule="auto"/>
      </w:pPr>
      <w:r>
        <w:br w:type="page"/>
      </w:r>
    </w:p>
    <w:p w14:paraId="37C06B2D" w14:textId="160A844C" w:rsidR="005720DB" w:rsidRDefault="005720DB" w:rsidP="005720DB">
      <w:pPr>
        <w:pStyle w:val="ListParagraph"/>
        <w:numPr>
          <w:ilvl w:val="0"/>
          <w:numId w:val="74"/>
        </w:numPr>
      </w:pPr>
      <w:r>
        <w:lastRenderedPageBreak/>
        <w:t>Nhược điểm:</w:t>
      </w:r>
    </w:p>
    <w:p w14:paraId="2C820923" w14:textId="77777777" w:rsidR="005720DB" w:rsidRDefault="005720DB" w:rsidP="005720DB">
      <w:pPr>
        <w:pStyle w:val="ListParagraph"/>
      </w:pPr>
    </w:p>
    <w:p w14:paraId="6BDC76A9" w14:textId="77777777" w:rsidR="005720DB" w:rsidRDefault="005720DB" w:rsidP="005720DB">
      <w:pPr>
        <w:pStyle w:val="ListParagraph"/>
        <w:numPr>
          <w:ilvl w:val="0"/>
          <w:numId w:val="78"/>
        </w:numPr>
      </w:pPr>
      <w:r>
        <w:t>Vẫn đòi hỏi native code.</w:t>
      </w:r>
    </w:p>
    <w:p w14:paraId="03C11F05" w14:textId="77777777" w:rsidR="005720DB" w:rsidRDefault="005720DB" w:rsidP="005720DB">
      <w:pPr>
        <w:pStyle w:val="ListParagraph"/>
        <w:numPr>
          <w:ilvl w:val="0"/>
          <w:numId w:val="78"/>
        </w:numPr>
      </w:pPr>
      <w:r>
        <w:t>Hiệu năng sẽ thấp hơn với app thuần native code.</w:t>
      </w:r>
    </w:p>
    <w:p w14:paraId="22CFAC67" w14:textId="77777777" w:rsidR="005720DB" w:rsidRDefault="005720DB" w:rsidP="005720DB">
      <w:pPr>
        <w:pStyle w:val="ListParagraph"/>
        <w:numPr>
          <w:ilvl w:val="0"/>
          <w:numId w:val="78"/>
        </w:numPr>
      </w:pPr>
      <w:r>
        <w:t>Bảo mật không cao do dựa trên JS.</w:t>
      </w:r>
    </w:p>
    <w:p w14:paraId="1415BDFE" w14:textId="77777777" w:rsidR="005720DB" w:rsidRDefault="005720DB" w:rsidP="005720DB">
      <w:pPr>
        <w:pStyle w:val="ListParagraph"/>
        <w:numPr>
          <w:ilvl w:val="0"/>
          <w:numId w:val="78"/>
        </w:numPr>
      </w:pPr>
      <w:r>
        <w:t>Quản lý bộ nhớ.</w:t>
      </w:r>
    </w:p>
    <w:p w14:paraId="21267332" w14:textId="497B0B67" w:rsidR="005720DB" w:rsidRDefault="005720DB" w:rsidP="005720DB">
      <w:pPr>
        <w:pStyle w:val="ListParagraph"/>
        <w:numPr>
          <w:ilvl w:val="0"/>
          <w:numId w:val="78"/>
        </w:numPr>
      </w:pPr>
      <w:r>
        <w:t>Khả năng tùy biến cũng không thực sự tốt đối với một vài module.</w:t>
      </w:r>
    </w:p>
    <w:p w14:paraId="10715260" w14:textId="77777777" w:rsidR="008A2D8C" w:rsidRDefault="008A2D8C" w:rsidP="008A2D8C"/>
    <w:p w14:paraId="40A45A4A" w14:textId="036EE688" w:rsidR="001E666B" w:rsidRDefault="00CF264B">
      <w:pPr>
        <w:pStyle w:val="ListParagraph"/>
        <w:numPr>
          <w:ilvl w:val="0"/>
          <w:numId w:val="74"/>
        </w:numPr>
        <w:pPrChange w:id="355" w:author="Nhân Nguyễn" w:date="2019-12-04T10:16:00Z">
          <w:pPr>
            <w:pStyle w:val="L3"/>
          </w:pPr>
        </w:pPrChange>
      </w:pPr>
      <w:r>
        <w:t xml:space="preserve">2.2.5 </w:t>
      </w:r>
      <w:r w:rsidR="008A2D8C">
        <w:t>App</w:t>
      </w:r>
      <w:r w:rsidR="001E666B" w:rsidRPr="00C55872">
        <w:t xml:space="preserve"> thương mại điện tử là gì?</w:t>
      </w:r>
      <w:bookmarkEnd w:id="353"/>
      <w:bookmarkEnd w:id="354"/>
    </w:p>
    <w:p w14:paraId="57A349E3" w14:textId="77777777" w:rsidR="008A2D8C" w:rsidRPr="00C55872" w:rsidRDefault="008A2D8C" w:rsidP="008A2D8C">
      <w:pPr>
        <w:pStyle w:val="ListParagraph"/>
      </w:pPr>
    </w:p>
    <w:p w14:paraId="3D599ADB" w14:textId="1D19BFAB" w:rsidR="00934F9D" w:rsidRDefault="008A2D8C" w:rsidP="00934F9D">
      <w:pPr>
        <w:ind w:firstLine="450"/>
        <w:rPr>
          <w:lang w:val="vi-VN"/>
        </w:rPr>
      </w:pPr>
      <w:bookmarkStart w:id="356" w:name="_Toc26262062"/>
      <w:r w:rsidRPr="008A2D8C">
        <w:rPr>
          <w:lang w:val="vi-VN"/>
        </w:rPr>
        <w:t>Mobile apps là những phần mềm trên các thiết bị smartphone phù hợp với các đặc tính giao diện màn hình, khả năng hiển thị, đem đến cho người dùng những trải nghiệm tuyệt vời giống sử dụng ứng dụng đó trên máy tính. Ngày nay, sự phổ biến của smartphone càng giúp cho lĩnh vực viết mobile apps chuyên nghiệp có cơ hội phát triển mạnh mẽ.</w:t>
      </w:r>
    </w:p>
    <w:p w14:paraId="473BB6F6" w14:textId="77777777" w:rsidR="00934F9D" w:rsidRPr="00934F9D" w:rsidRDefault="00934F9D" w:rsidP="00934F9D">
      <w:pPr>
        <w:ind w:firstLine="450"/>
        <w:rPr>
          <w:lang w:val="vi-VN"/>
        </w:rPr>
      </w:pPr>
      <w:r w:rsidRPr="00934F9D">
        <w:rPr>
          <w:lang w:val="vi-VN"/>
        </w:rPr>
        <w:t>Cửa hàng trực tuyến hay còn gọi là thương mại điện tử đã ra đời và phát triển được nhiều năm cơ mà làm cho Internet hoạt động. Nếu không có hình thức này thì 80% các công ty dựa trên Internet ngày nay sẽ không bao giờ tồn tại và nó bây giờ là một vấn đề lớn đối với mỗi doanh nghiệp.</w:t>
      </w:r>
    </w:p>
    <w:p w14:paraId="58E6CB2A" w14:textId="77777777" w:rsidR="00934F9D" w:rsidRPr="00934F9D" w:rsidRDefault="00934F9D" w:rsidP="00934F9D">
      <w:pPr>
        <w:ind w:firstLine="450"/>
        <w:rPr>
          <w:lang w:val="vi-VN"/>
        </w:rPr>
      </w:pPr>
      <w:r w:rsidRPr="00934F9D">
        <w:rPr>
          <w:lang w:val="vi-VN"/>
        </w:rPr>
        <w:t>Một app thương mại điện tử trực tuyến không chỉ là một app bán hàng hóa và dịch vụ, nó là một hệ thống phức tạp để xử lý đơn đặt hàng, thanh toán, vận chuyển, tài nguyên, hàng tồn kho, các khoản thuế, cung cấp, báo cáo, phiếu giảm giá và nhiều hơn nữa.</w:t>
      </w:r>
    </w:p>
    <w:p w14:paraId="6EDEA0FF" w14:textId="290CF542" w:rsidR="00934F9D" w:rsidRDefault="00934F9D" w:rsidP="00934F9D">
      <w:pPr>
        <w:ind w:firstLine="450"/>
        <w:rPr>
          <w:lang w:val="vi-VN"/>
        </w:rPr>
      </w:pPr>
      <w:r w:rsidRPr="00934F9D">
        <w:rPr>
          <w:lang w:val="vi-VN"/>
        </w:rPr>
        <w:t>Nếu bạn cần một công cụ để đưa doanh nghiệp của bạn vào thị trường. Sau đó bạn sẽ cần một ai đó với nhiều kinh nghiệm và sự sáng tạo để phát triển nó.</w:t>
      </w:r>
    </w:p>
    <w:p w14:paraId="629983B9" w14:textId="77777777" w:rsidR="008A2D8C" w:rsidRDefault="008A2D8C" w:rsidP="008A2D8C">
      <w:pPr>
        <w:ind w:firstLine="450"/>
      </w:pPr>
    </w:p>
    <w:p w14:paraId="3CEC10E8" w14:textId="687CD29A" w:rsidR="0085744D" w:rsidRPr="00C55872" w:rsidRDefault="00CF264B" w:rsidP="00F6064B">
      <w:pPr>
        <w:pStyle w:val="Heading2"/>
      </w:pPr>
      <w:bookmarkStart w:id="357" w:name="_Toc41673865"/>
      <w:r>
        <w:t xml:space="preserve">2.2 </w:t>
      </w:r>
      <w:r w:rsidR="003D6610" w:rsidRPr="00C55872">
        <w:t xml:space="preserve">CÁC CÔNG NGHỆ - KỸ THUẬT LẬP TRÌNH </w:t>
      </w:r>
      <w:bookmarkEnd w:id="356"/>
      <w:bookmarkEnd w:id="357"/>
      <w:r w:rsidR="008A2D8C">
        <w:t>ỨNG DỤNG</w:t>
      </w:r>
    </w:p>
    <w:p w14:paraId="47516D5F" w14:textId="377C7982" w:rsidR="003D6610" w:rsidRPr="00256D19" w:rsidRDefault="00CF264B">
      <w:pPr>
        <w:pStyle w:val="Heading3"/>
        <w:pPrChange w:id="358" w:author="Nhân Nguyễn" w:date="2019-12-04T10:16:00Z">
          <w:pPr>
            <w:pStyle w:val="L3"/>
          </w:pPr>
        </w:pPrChange>
      </w:pPr>
      <w:bookmarkStart w:id="359" w:name="_Toc26262063"/>
      <w:bookmarkStart w:id="360" w:name="_Toc41673866"/>
      <w:r>
        <w:t xml:space="preserve">2.2.1 </w:t>
      </w:r>
      <w:r w:rsidR="003D6610" w:rsidRPr="00C55872">
        <w:t>Tìm hiểu về HTML5</w:t>
      </w:r>
      <w:bookmarkEnd w:id="359"/>
      <w:bookmarkEnd w:id="360"/>
    </w:p>
    <w:p w14:paraId="19DDAE3B" w14:textId="77777777" w:rsidR="003D6610" w:rsidRPr="00C55872" w:rsidRDefault="003D6610">
      <w:pPr>
        <w:pStyle w:val="ListParagraph"/>
        <w:numPr>
          <w:ilvl w:val="0"/>
          <w:numId w:val="3"/>
        </w:numPr>
        <w:spacing w:before="120"/>
        <w:ind w:left="0"/>
        <w:jc w:val="both"/>
        <w:rPr>
          <w:b/>
          <w:vanish/>
          <w:szCs w:val="26"/>
          <w:lang w:val="vi-VN"/>
        </w:rPr>
      </w:pPr>
    </w:p>
    <w:p w14:paraId="6871C34E" w14:textId="77777777" w:rsidR="003D6610" w:rsidRPr="00C55872" w:rsidRDefault="003D6610">
      <w:pPr>
        <w:pStyle w:val="ListParagraph"/>
        <w:numPr>
          <w:ilvl w:val="0"/>
          <w:numId w:val="3"/>
        </w:numPr>
        <w:spacing w:before="120"/>
        <w:ind w:left="0"/>
        <w:jc w:val="both"/>
        <w:rPr>
          <w:b/>
          <w:vanish/>
          <w:szCs w:val="26"/>
          <w:lang w:val="vi-VN"/>
        </w:rPr>
      </w:pPr>
    </w:p>
    <w:p w14:paraId="6F5E782D" w14:textId="77777777" w:rsidR="003D6610" w:rsidRPr="00C55872" w:rsidRDefault="003D6610">
      <w:pPr>
        <w:pStyle w:val="ListParagraph"/>
        <w:numPr>
          <w:ilvl w:val="0"/>
          <w:numId w:val="3"/>
        </w:numPr>
        <w:spacing w:before="120"/>
        <w:ind w:left="0"/>
        <w:jc w:val="both"/>
        <w:rPr>
          <w:b/>
          <w:vanish/>
          <w:szCs w:val="26"/>
          <w:lang w:val="vi-VN"/>
        </w:rPr>
      </w:pPr>
    </w:p>
    <w:p w14:paraId="16354552" w14:textId="77777777" w:rsidR="003D6610" w:rsidRPr="00C55872" w:rsidRDefault="003D6610">
      <w:pPr>
        <w:pStyle w:val="ListParagraph"/>
        <w:numPr>
          <w:ilvl w:val="1"/>
          <w:numId w:val="3"/>
        </w:numPr>
        <w:spacing w:before="120"/>
        <w:ind w:left="0"/>
        <w:jc w:val="both"/>
        <w:rPr>
          <w:b/>
          <w:vanish/>
          <w:szCs w:val="26"/>
          <w:lang w:val="vi-VN"/>
        </w:rPr>
      </w:pPr>
    </w:p>
    <w:p w14:paraId="14B10EB8" w14:textId="12993EE5" w:rsidR="003D6610" w:rsidRPr="00C55872" w:rsidRDefault="00CF264B">
      <w:pPr>
        <w:pStyle w:val="Heading4"/>
        <w:pPrChange w:id="361" w:author="Nhân Nguyễn" w:date="2019-12-04T10:16:00Z">
          <w:pPr>
            <w:pStyle w:val="L4"/>
            <w:ind w:left="0"/>
          </w:pPr>
        </w:pPrChange>
      </w:pPr>
      <w:bookmarkStart w:id="362" w:name="_Toc26262064"/>
      <w:bookmarkStart w:id="363" w:name="_Toc41673867"/>
      <w:r w:rsidRPr="00256D19">
        <w:t>2.2.1.1</w:t>
      </w:r>
      <w:r w:rsidR="00256D19">
        <w:rPr>
          <w:lang w:val="vi-VN"/>
        </w:rPr>
        <w:t xml:space="preserve"> </w:t>
      </w:r>
      <w:r w:rsidR="003D6610" w:rsidRPr="00C55872">
        <w:t>Khái niệm</w:t>
      </w:r>
      <w:bookmarkEnd w:id="362"/>
      <w:bookmarkEnd w:id="363"/>
    </w:p>
    <w:p w14:paraId="678E5799" w14:textId="77777777" w:rsidR="003D6610" w:rsidRPr="00C55872" w:rsidRDefault="003D6610">
      <w:pPr>
        <w:spacing w:before="40"/>
        <w:ind w:firstLine="380"/>
        <w:rPr>
          <w:rFonts w:asciiTheme="majorHAnsi" w:hAnsiTheme="majorHAnsi" w:cstheme="majorHAnsi"/>
          <w:szCs w:val="26"/>
          <w:shd w:val="clear" w:color="auto" w:fill="FFFFFF"/>
          <w:lang w:val="vi-VN"/>
        </w:rPr>
        <w:pPrChange w:id="364" w:author="Nhân Nguyễn" w:date="2019-12-04T10:31:00Z">
          <w:pPr>
            <w:spacing w:before="120"/>
            <w:ind w:firstLine="425"/>
            <w:jc w:val="both"/>
          </w:pPr>
        </w:pPrChange>
      </w:pPr>
      <w:r w:rsidRPr="00C55872">
        <w:rPr>
          <w:rFonts w:asciiTheme="majorHAnsi" w:hAnsiTheme="majorHAnsi" w:cstheme="majorHAnsi"/>
          <w:bCs/>
          <w:szCs w:val="26"/>
          <w:shd w:val="clear" w:color="auto" w:fill="FFFFFF"/>
          <w:lang w:val="vi-VN"/>
        </w:rPr>
        <w:t>HTML5</w:t>
      </w:r>
      <w:r w:rsidRPr="00C55872">
        <w:rPr>
          <w:rStyle w:val="apple-converted-space"/>
          <w:rFonts w:asciiTheme="majorHAnsi" w:hAnsiTheme="majorHAnsi" w:cstheme="majorHAnsi"/>
          <w:szCs w:val="26"/>
          <w:shd w:val="clear" w:color="auto" w:fill="FFFFFF"/>
          <w:lang w:val="vi-VN"/>
        </w:rPr>
        <w:t> </w:t>
      </w:r>
      <w:r w:rsidRPr="00C55872">
        <w:rPr>
          <w:rFonts w:asciiTheme="majorHAnsi" w:hAnsiTheme="majorHAnsi" w:cstheme="majorHAnsi"/>
          <w:szCs w:val="26"/>
          <w:shd w:val="clear" w:color="auto" w:fill="FFFFFF"/>
          <w:lang w:val="vi-VN"/>
        </w:rPr>
        <w:t>là một ngôn ngữ cấu trúc và trình bày nội dung cho</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"http://vi.wikipedia.org/wiki/World_Wide_Web" \o "World Wide Web" </w:instrText>
      </w:r>
      <w:r w:rsidR="00663F2D">
        <w:fldChar w:fldCharType="separate"/>
      </w:r>
      <w:r w:rsidRPr="00C55872">
        <w:rPr>
          <w:rStyle w:val="Hyperlink"/>
          <w:rFonts w:asciiTheme="majorHAnsi" w:hAnsiTheme="majorHAnsi" w:cstheme="majorHAnsi"/>
          <w:bCs/>
          <w:color w:val="auto"/>
          <w:szCs w:val="26"/>
          <w:u w:val="none"/>
          <w:shd w:val="clear" w:color="auto" w:fill="FFFFFF"/>
          <w:lang w:val="vi-VN"/>
        </w:rPr>
        <w:t>World Wide Web</w:t>
      </w:r>
      <w:r w:rsidR="00663F2D">
        <w:rPr>
          <w:rStyle w:val="Hyperlink"/>
          <w:rFonts w:asciiTheme="majorHAnsi" w:hAnsiTheme="majorHAnsi" w:cstheme="majorHAnsi"/>
          <w:bCs/>
          <w:color w:val="auto"/>
          <w:szCs w:val="26"/>
          <w:u w:val="none"/>
          <w:shd w:val="clear" w:color="auto" w:fill="FFFFFF"/>
          <w:lang w:val="vi-VN"/>
        </w:rPr>
        <w:fldChar w:fldCharType="end"/>
      </w:r>
      <w:r w:rsidRPr="00C55872">
        <w:rPr>
          <w:rStyle w:val="apple-converted-space"/>
          <w:rFonts w:asciiTheme="majorHAnsi" w:hAnsiTheme="majorHAnsi" w:cstheme="majorHAnsi"/>
          <w:szCs w:val="26"/>
          <w:shd w:val="clear" w:color="auto" w:fill="FFFFFF"/>
          <w:lang w:val="vi-VN"/>
        </w:rPr>
        <w:t> </w:t>
      </w:r>
      <w:r w:rsidRPr="00C55872">
        <w:rPr>
          <w:rFonts w:asciiTheme="majorHAnsi" w:hAnsiTheme="majorHAnsi" w:cstheme="majorHAnsi"/>
          <w:szCs w:val="26"/>
          <w:shd w:val="clear" w:color="auto" w:fill="FFFFFF"/>
          <w:lang w:val="vi-VN"/>
        </w:rPr>
        <w:t>và sẽ là công nghệ cốt lõi của</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"http://vi.wikipedia.org/wiki/Internet" \o "Internet"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Internet</w:t>
      </w:r>
      <w:r w:rsidR="00663F2D">
        <w:rPr>
          <w:rStyle w:val="Hyperlink"/>
          <w:rFonts w:asciiTheme="majorHAnsi" w:hAnsiTheme="majorHAnsi" w:cstheme="majorHAnsi"/>
          <w:color w:val="auto"/>
          <w:szCs w:val="26"/>
          <w:u w:val="none"/>
          <w:shd w:val="clear" w:color="auto" w:fill="FFFFFF"/>
          <w:lang w:val="vi-VN"/>
        </w:rPr>
        <w:fldChar w:fldCharType="end"/>
      </w:r>
      <w:r w:rsidRPr="00C55872">
        <w:rPr>
          <w:rStyle w:val="apple-converted-space"/>
          <w:rFonts w:asciiTheme="majorHAnsi" w:hAnsiTheme="majorHAnsi" w:cstheme="majorHAnsi"/>
          <w:szCs w:val="26"/>
          <w:shd w:val="clear" w:color="auto" w:fill="FFFFFF"/>
          <w:lang w:val="vi-VN"/>
        </w:rPr>
        <w:t> </w:t>
      </w:r>
      <w:r w:rsidRPr="00C55872">
        <w:rPr>
          <w:rFonts w:asciiTheme="majorHAnsi" w:hAnsiTheme="majorHAnsi" w:cstheme="majorHAnsi"/>
          <w:szCs w:val="26"/>
          <w:shd w:val="clear" w:color="auto" w:fill="FFFFFF"/>
          <w:lang w:val="vi-VN"/>
        </w:rPr>
        <w:t>trong tương lai không xa, được đề xuất đầu tiên bởi</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"http://vi.wikipedia.org/w/index.php?title=Opera_Software&amp;action=edit&amp;redlink=1" \o "Opera Software (trang chưa được viết)"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Opera Software</w:t>
      </w:r>
      <w:r w:rsidR="00663F2D">
        <w:rPr>
          <w:rStyle w:val="Hyperlink"/>
          <w:rFonts w:asciiTheme="majorHAnsi" w:hAnsiTheme="majorHAnsi" w:cstheme="majorHAnsi"/>
          <w:color w:val="auto"/>
          <w:szCs w:val="26"/>
          <w:u w:val="none"/>
          <w:shd w:val="clear" w:color="auto" w:fill="FFFFFF"/>
          <w:lang w:val="vi-VN"/>
        </w:rPr>
        <w:fldChar w:fldCharType="end"/>
      </w:r>
      <w:r w:rsidRPr="00C55872">
        <w:rPr>
          <w:rFonts w:asciiTheme="majorHAnsi" w:hAnsiTheme="majorHAnsi" w:cstheme="majorHAnsi"/>
          <w:szCs w:val="26"/>
          <w:shd w:val="clear" w:color="auto" w:fill="FFFFFF"/>
          <w:lang w:val="vi-VN"/>
        </w:rPr>
        <w:t>. Đây là phiên bản thứ 5 của ngôn ngữ</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"http://vi.wikipedia.org/wiki/HTML" \o "HTML"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HTML</w:t>
      </w:r>
      <w:r w:rsidR="00663F2D">
        <w:rPr>
          <w:rStyle w:val="Hyperlink"/>
          <w:rFonts w:asciiTheme="majorHAnsi" w:hAnsiTheme="majorHAnsi" w:cstheme="majorHAnsi"/>
          <w:color w:val="auto"/>
          <w:szCs w:val="26"/>
          <w:u w:val="none"/>
          <w:shd w:val="clear" w:color="auto" w:fill="FFFFFF"/>
          <w:lang w:val="vi-VN"/>
        </w:rPr>
        <w:fldChar w:fldCharType="end"/>
      </w:r>
      <w:r w:rsidRPr="00C55872">
        <w:rPr>
          <w:rStyle w:val="apple-converted-space"/>
          <w:rFonts w:asciiTheme="majorHAnsi" w:hAnsiTheme="majorHAnsi" w:cstheme="majorHAnsi"/>
          <w:szCs w:val="26"/>
          <w:shd w:val="clear" w:color="auto" w:fill="FFFFFF"/>
          <w:lang w:val="vi-VN"/>
        </w:rPr>
        <w:t> </w:t>
      </w:r>
      <w:r w:rsidRPr="00C55872">
        <w:rPr>
          <w:rFonts w:asciiTheme="majorHAnsi" w:hAnsiTheme="majorHAnsi" w:cstheme="majorHAnsi"/>
          <w:szCs w:val="26"/>
          <w:shd w:val="clear" w:color="auto" w:fill="FFFFFF"/>
          <w:lang w:val="vi-VN"/>
        </w:rPr>
        <w:t>và hiện tại vẫn đang được phát triển bởi</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"http://vi.wikipedia.org/wiki/W3C" \o "W3C"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World Wide Web Consortium</w:t>
      </w:r>
      <w:r w:rsidR="00663F2D">
        <w:rPr>
          <w:rStyle w:val="Hyperlink"/>
          <w:rFonts w:asciiTheme="majorHAnsi" w:hAnsiTheme="majorHAnsi" w:cstheme="majorHAnsi"/>
          <w:color w:val="auto"/>
          <w:szCs w:val="26"/>
          <w:u w:val="none"/>
          <w:shd w:val="clear" w:color="auto" w:fill="FFFFFF"/>
          <w:lang w:val="vi-VN"/>
        </w:rPr>
        <w:fldChar w:fldCharType="end"/>
      </w:r>
      <w:r w:rsidRPr="00C55872">
        <w:rPr>
          <w:rStyle w:val="apple-converted-space"/>
          <w:rFonts w:asciiTheme="majorHAnsi" w:hAnsiTheme="majorHAnsi" w:cstheme="majorHAnsi"/>
          <w:szCs w:val="26"/>
          <w:shd w:val="clear" w:color="auto" w:fill="FFFFFF"/>
          <w:lang w:val="vi-VN"/>
        </w:rPr>
        <w:t> </w:t>
      </w:r>
      <w:r w:rsidRPr="00C55872">
        <w:rPr>
          <w:rFonts w:asciiTheme="majorHAnsi" w:hAnsiTheme="majorHAnsi" w:cstheme="majorHAnsi"/>
          <w:szCs w:val="26"/>
          <w:shd w:val="clear" w:color="auto" w:fill="FFFFFF"/>
          <w:lang w:val="vi-VN"/>
        </w:rPr>
        <w:t>và</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"http://vi.wikipedia.org/w/index.php?title=WHATWG&amp;action=edit&amp;redlink=1" \o "WHATWG (trang chưa được viết)"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WHATWG</w:t>
      </w:r>
      <w:r w:rsidR="00663F2D">
        <w:rPr>
          <w:rStyle w:val="Hyperlink"/>
          <w:rFonts w:asciiTheme="majorHAnsi" w:hAnsiTheme="majorHAnsi" w:cstheme="majorHAnsi"/>
          <w:color w:val="auto"/>
          <w:szCs w:val="26"/>
          <w:u w:val="none"/>
          <w:shd w:val="clear" w:color="auto" w:fill="FFFFFF"/>
          <w:lang w:val="vi-VN"/>
        </w:rPr>
        <w:fldChar w:fldCharType="end"/>
      </w:r>
      <w:r w:rsidRPr="00C55872">
        <w:rPr>
          <w:rFonts w:asciiTheme="majorHAnsi" w:hAnsiTheme="majorHAnsi" w:cstheme="majorHAnsi"/>
          <w:szCs w:val="26"/>
          <w:shd w:val="clear" w:color="auto" w:fill="FFFFFF"/>
          <w:lang w:val="vi-VN"/>
        </w:rPr>
        <w:t>. Mục tiêu cốt lõi khi thiết kế ngôn ngữ là cải thiện khả năng hỗ trợ cho đa phương tiện mới nhất trong khi vẫn giữ được việc con người và các thiết bị, các chương trình máy tính như</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"http://vi.wikipedia.org/wiki/Tr%C3%ACnh_duy%E1%BB%87t_web" \o "Trình duyệt web"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trình duyệt web</w:t>
      </w:r>
      <w:r w:rsidR="00663F2D">
        <w:rPr>
          <w:rStyle w:val="Hyperlink"/>
          <w:rFonts w:asciiTheme="majorHAnsi" w:hAnsiTheme="majorHAnsi" w:cstheme="majorHAnsi"/>
          <w:color w:val="auto"/>
          <w:szCs w:val="26"/>
          <w:u w:val="none"/>
          <w:shd w:val="clear" w:color="auto" w:fill="FFFFFF"/>
          <w:lang w:val="vi-VN"/>
        </w:rPr>
        <w:fldChar w:fldCharType="end"/>
      </w:r>
      <w:r w:rsidRPr="00C55872">
        <w:rPr>
          <w:rFonts w:asciiTheme="majorHAnsi" w:hAnsiTheme="majorHAnsi" w:cstheme="majorHAnsi"/>
          <w:szCs w:val="26"/>
          <w:shd w:val="clear" w:color="auto" w:fill="FFFFFF"/>
          <w:lang w:val="vi-VN"/>
        </w:rPr>
        <w:t>, trình đọc màn hình, v.v.. có thể đọc, hiểu, hay xử lý một cách dễ dàng. HTML5 vẫn sẽ giữ lại những đặc điểm cơ bản của</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"http://vi.wikipedia.org/w/index.php?title=HTML4&amp;action=edit&amp;redlink=1" \o "HTML4 (trang chưa được viết)"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HTML4</w:t>
      </w:r>
      <w:r w:rsidR="00663F2D">
        <w:rPr>
          <w:rStyle w:val="Hyperlink"/>
          <w:rFonts w:asciiTheme="majorHAnsi" w:hAnsiTheme="majorHAnsi" w:cstheme="majorHAnsi"/>
          <w:color w:val="auto"/>
          <w:szCs w:val="26"/>
          <w:u w:val="none"/>
          <w:shd w:val="clear" w:color="auto" w:fill="FFFFFF"/>
          <w:lang w:val="vi-VN"/>
        </w:rPr>
        <w:fldChar w:fldCharType="end"/>
      </w:r>
      <w:r w:rsidRPr="00C55872">
        <w:rPr>
          <w:rStyle w:val="apple-converted-space"/>
          <w:rFonts w:asciiTheme="majorHAnsi" w:hAnsiTheme="majorHAnsi" w:cstheme="majorHAnsi"/>
          <w:szCs w:val="26"/>
          <w:shd w:val="clear" w:color="auto" w:fill="FFFFFF"/>
          <w:lang w:val="vi-VN"/>
        </w:rPr>
        <w:t> </w:t>
      </w:r>
      <w:r w:rsidRPr="00C55872">
        <w:rPr>
          <w:rFonts w:asciiTheme="majorHAnsi" w:hAnsiTheme="majorHAnsi" w:cstheme="majorHAnsi"/>
          <w:szCs w:val="26"/>
          <w:shd w:val="clear" w:color="auto" w:fill="FFFFFF"/>
          <w:lang w:val="vi-VN"/>
        </w:rPr>
        <w:t>và bổ sung thêm các đặc tả nổi trội của</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"http://vi.wikipedia.org/wiki/XHTML" \o "XHTML"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XHTML</w:t>
      </w:r>
      <w:r w:rsidR="00663F2D">
        <w:rPr>
          <w:rStyle w:val="Hyperlink"/>
          <w:rFonts w:asciiTheme="majorHAnsi" w:hAnsiTheme="majorHAnsi" w:cstheme="majorHAnsi"/>
          <w:color w:val="auto"/>
          <w:szCs w:val="26"/>
          <w:u w:val="none"/>
          <w:shd w:val="clear" w:color="auto" w:fill="FFFFFF"/>
          <w:lang w:val="vi-VN"/>
        </w:rPr>
        <w:fldChar w:fldCharType="end"/>
      </w:r>
      <w:r w:rsidRPr="00C55872">
        <w:rPr>
          <w:rFonts w:asciiTheme="majorHAnsi" w:hAnsiTheme="majorHAnsi" w:cstheme="majorHAnsi"/>
          <w:szCs w:val="26"/>
          <w:shd w:val="clear" w:color="auto" w:fill="FFFFFF"/>
          <w:lang w:val="vi-VN"/>
        </w:rPr>
        <w:t>,</w:t>
      </w:r>
      <w:r w:rsidRPr="00C55872">
        <w:rPr>
          <w:rStyle w:val="apple-converted-space"/>
          <w:rFonts w:asciiTheme="majorHAnsi" w:hAnsiTheme="majorHAnsi" w:cstheme="majorHAnsi"/>
          <w:szCs w:val="26"/>
          <w:shd w:val="clear" w:color="auto" w:fill="FFFFFF"/>
          <w:lang w:val="vi-VN"/>
        </w:rPr>
        <w:t> </w:t>
      </w:r>
      <w:r w:rsidR="00663F2D">
        <w:fldChar w:fldCharType="begin"/>
      </w:r>
      <w:r w:rsidR="00663F2D">
        <w:instrText xml:space="preserve"> HYPERLINK "http://vi.wikipedia.org/wiki/DOM" \o "DOM"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DOM</w:t>
      </w:r>
      <w:r w:rsidR="00663F2D">
        <w:rPr>
          <w:rStyle w:val="Hyperlink"/>
          <w:rFonts w:asciiTheme="majorHAnsi" w:hAnsiTheme="majorHAnsi" w:cstheme="majorHAnsi"/>
          <w:color w:val="auto"/>
          <w:szCs w:val="26"/>
          <w:u w:val="none"/>
          <w:shd w:val="clear" w:color="auto" w:fill="FFFFFF"/>
          <w:lang w:val="vi-VN"/>
        </w:rPr>
        <w:fldChar w:fldCharType="end"/>
      </w:r>
      <w:r w:rsidRPr="00C55872">
        <w:rPr>
          <w:rFonts w:asciiTheme="majorHAnsi" w:hAnsiTheme="majorHAnsi" w:cstheme="majorHAnsi"/>
          <w:szCs w:val="26"/>
          <w:shd w:val="clear" w:color="auto" w:fill="FFFFFF"/>
          <w:lang w:val="vi-VN"/>
        </w:rPr>
        <w:t xml:space="preserve">, đặc biệt là </w:t>
      </w:r>
      <w:r w:rsidR="00663F2D">
        <w:fldChar w:fldCharType="begin"/>
      </w:r>
      <w:r w:rsidR="00663F2D">
        <w:instrText xml:space="preserve"> HYPERLINK "http://vi.wikipedia.org/wiki/JavaScript" \o "JavaScript" </w:instrText>
      </w:r>
      <w:r w:rsidR="00663F2D">
        <w:fldChar w:fldCharType="separate"/>
      </w:r>
      <w:r w:rsidRPr="00C55872">
        <w:rPr>
          <w:rStyle w:val="Hyperlink"/>
          <w:rFonts w:asciiTheme="majorHAnsi" w:hAnsiTheme="majorHAnsi" w:cstheme="majorHAnsi"/>
          <w:color w:val="auto"/>
          <w:szCs w:val="26"/>
          <w:u w:val="none"/>
          <w:shd w:val="clear" w:color="auto" w:fill="FFFFFF"/>
          <w:lang w:val="vi-VN"/>
        </w:rPr>
        <w:t>JavaScript</w:t>
      </w:r>
      <w:r w:rsidR="00663F2D">
        <w:rPr>
          <w:rStyle w:val="Hyperlink"/>
          <w:rFonts w:asciiTheme="majorHAnsi" w:hAnsiTheme="majorHAnsi" w:cstheme="majorHAnsi"/>
          <w:color w:val="auto"/>
          <w:szCs w:val="26"/>
          <w:u w:val="none"/>
          <w:shd w:val="clear" w:color="auto" w:fill="FFFFFF"/>
          <w:lang w:val="vi-VN"/>
        </w:rPr>
        <w:fldChar w:fldCharType="end"/>
      </w:r>
      <w:r w:rsidRPr="00C55872">
        <w:rPr>
          <w:rFonts w:asciiTheme="majorHAnsi" w:hAnsiTheme="majorHAnsi" w:cstheme="majorHAnsi"/>
          <w:szCs w:val="26"/>
          <w:shd w:val="clear" w:color="auto" w:fill="FFFFFF"/>
          <w:lang w:val="vi-VN"/>
        </w:rPr>
        <w:t>.</w:t>
      </w:r>
    </w:p>
    <w:p w14:paraId="5AC36F9B" w14:textId="655D55EF" w:rsidR="003D6610" w:rsidRPr="00C55872" w:rsidRDefault="00CF264B">
      <w:pPr>
        <w:pStyle w:val="Heading4"/>
        <w:pPrChange w:id="365" w:author="Nhân Nguyễn" w:date="2019-12-04T10:17:00Z">
          <w:pPr>
            <w:pStyle w:val="L4"/>
            <w:ind w:left="0"/>
          </w:pPr>
        </w:pPrChange>
      </w:pPr>
      <w:bookmarkStart w:id="366" w:name="_Toc26262065"/>
      <w:bookmarkStart w:id="367" w:name="_Toc41673868"/>
      <w:r w:rsidRPr="00256D19">
        <w:t>2.2.1.2</w:t>
      </w:r>
      <w:r>
        <w:t xml:space="preserve"> </w:t>
      </w:r>
      <w:r w:rsidR="003D6610" w:rsidRPr="00C55872">
        <w:t>Ưu điểm</w:t>
      </w:r>
      <w:bookmarkEnd w:id="366"/>
      <w:bookmarkEnd w:id="367"/>
    </w:p>
    <w:p w14:paraId="169D8426"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u w:val="single"/>
          <w:lang w:val="vi-VN"/>
        </w:rPr>
        <w:pPrChange w:id="368"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làm giảm tầm quan trọng của các plug-ins.</w:t>
      </w:r>
    </w:p>
    <w:p w14:paraId="33E35C6E"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lang w:val="vi-VN"/>
        </w:rPr>
        <w:pPrChange w:id="369"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hỗ trợ đồ họa tương tác.</w:t>
      </w:r>
    </w:p>
    <w:p w14:paraId="345DAB66"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lang w:val="vi-VN"/>
        </w:rPr>
        <w:pPrChange w:id="370"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cho phép các ứng dụng kết nối tới khu vực lưu trữ file.</w:t>
      </w:r>
    </w:p>
    <w:p w14:paraId="08852DD1"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lang w:val="vi-VN"/>
        </w:rPr>
        <w:pPrChange w:id="371"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sẽ đơn giản hóa chia nhỏ dữ liệu với cyborg data.</w:t>
      </w:r>
    </w:p>
    <w:p w14:paraId="783B6285"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lang w:val="vi-VN"/>
        </w:rPr>
        <w:pPrChange w:id="372"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giúp hợp nhất các địa chỉ.</w:t>
      </w:r>
    </w:p>
    <w:p w14:paraId="193F7FFB"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lang w:val="vi-VN"/>
        </w:rPr>
        <w:pPrChange w:id="373"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làm video của Web đẹp hơn.</w:t>
      </w:r>
    </w:p>
    <w:p w14:paraId="341D76CF"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lang w:val="vi-VN"/>
        </w:rPr>
        <w:pPrChange w:id="374"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lastRenderedPageBreak/>
        <w:t>HTML5 tạo ra wiget chat.</w:t>
      </w:r>
    </w:p>
    <w:p w14:paraId="6963A6A2"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 w:val="0"/>
          <w:bCs w:val="0"/>
          <w:szCs w:val="26"/>
          <w:lang w:val="vi-VN"/>
        </w:rPr>
        <w:pPrChange w:id="375"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có thể tăng khả năng bảo mật.</w:t>
      </w:r>
    </w:p>
    <w:p w14:paraId="2EFC80F9" w14:textId="77777777" w:rsidR="003D6610" w:rsidRPr="00C55872" w:rsidRDefault="003D6610">
      <w:pPr>
        <w:pStyle w:val="ListParagraph"/>
        <w:numPr>
          <w:ilvl w:val="0"/>
          <w:numId w:val="22"/>
        </w:numPr>
        <w:spacing w:before="120"/>
        <w:ind w:left="709" w:hanging="283"/>
        <w:jc w:val="both"/>
        <w:rPr>
          <w:rStyle w:val="Strong"/>
          <w:rFonts w:asciiTheme="majorHAnsi" w:hAnsiTheme="majorHAnsi" w:cstheme="majorHAnsi"/>
          <w:bCs w:val="0"/>
          <w:szCs w:val="26"/>
          <w:lang w:val="vi-VN"/>
        </w:rPr>
        <w:pPrChange w:id="376" w:author="Nhân Nguyễn" w:date="2019-12-04T10:32:00Z">
          <w:pPr>
            <w:pStyle w:val="ListParagraph"/>
            <w:numPr>
              <w:numId w:val="22"/>
            </w:numPr>
            <w:spacing w:before="120"/>
            <w:ind w:left="0" w:hanging="283"/>
            <w:jc w:val="both"/>
          </w:pPr>
        </w:pPrChange>
      </w:pPr>
      <w:r w:rsidRPr="00C55872">
        <w:rPr>
          <w:rStyle w:val="Strong"/>
          <w:b w:val="0"/>
          <w:szCs w:val="26"/>
          <w:shd w:val="clear" w:color="auto" w:fill="FFFFFF"/>
          <w:lang w:val="vi-VN"/>
        </w:rPr>
        <w:t>HTML5 đơn giản hóa việc phát triển web.</w:t>
      </w:r>
    </w:p>
    <w:p w14:paraId="27ECAE6B" w14:textId="4D7A3AA4" w:rsidR="003D6610" w:rsidRPr="00C55872" w:rsidRDefault="005D6861">
      <w:pPr>
        <w:pStyle w:val="Heading4"/>
        <w:pPrChange w:id="377" w:author="Nhân Nguyễn" w:date="2019-12-04T10:17:00Z">
          <w:pPr>
            <w:pStyle w:val="L4"/>
            <w:ind w:left="0"/>
          </w:pPr>
        </w:pPrChange>
      </w:pPr>
      <w:bookmarkStart w:id="378" w:name="_Toc26262066"/>
      <w:bookmarkStart w:id="379" w:name="_Toc41673869"/>
      <w:r>
        <w:rPr>
          <w:lang w:val="vi-VN"/>
        </w:rPr>
        <w:t xml:space="preserve">2.2.1.3 </w:t>
      </w:r>
      <w:r w:rsidR="003D6610" w:rsidRPr="00C55872">
        <w:t>Nhược điểm</w:t>
      </w:r>
      <w:bookmarkEnd w:id="378"/>
      <w:bookmarkEnd w:id="379"/>
    </w:p>
    <w:p w14:paraId="3DEC102B" w14:textId="77777777" w:rsidR="003D6610" w:rsidRPr="00C55872" w:rsidRDefault="003D6610">
      <w:pPr>
        <w:pStyle w:val="ListParagraph"/>
        <w:numPr>
          <w:ilvl w:val="0"/>
          <w:numId w:val="23"/>
        </w:numPr>
        <w:spacing w:before="120"/>
        <w:ind w:left="709" w:hanging="283"/>
        <w:jc w:val="both"/>
        <w:rPr>
          <w:rFonts w:asciiTheme="majorHAnsi" w:hAnsiTheme="majorHAnsi" w:cstheme="majorHAnsi"/>
          <w:b/>
          <w:szCs w:val="26"/>
          <w:lang w:val="vi-VN"/>
        </w:rPr>
        <w:pPrChange w:id="380" w:author="Nhân Nguyễn" w:date="2019-12-04T10:32:00Z">
          <w:pPr>
            <w:pStyle w:val="ListParagraph"/>
            <w:numPr>
              <w:numId w:val="23"/>
            </w:numPr>
            <w:spacing w:before="120"/>
            <w:ind w:left="0" w:hanging="283"/>
            <w:jc w:val="both"/>
          </w:pPr>
        </w:pPrChange>
      </w:pPr>
      <w:r w:rsidRPr="00C55872">
        <w:rPr>
          <w:rFonts w:asciiTheme="majorHAnsi" w:hAnsiTheme="majorHAnsi" w:cstheme="majorHAnsi"/>
          <w:szCs w:val="26"/>
          <w:lang w:val="vi-VN"/>
        </w:rPr>
        <w:t>Chưa chạy tốt trên mọi trình duyệt web (Phiên bản IE 8.0 trở xuống thì không hỗ trợ HTML5).</w:t>
      </w:r>
    </w:p>
    <w:p w14:paraId="24351E89" w14:textId="77777777" w:rsidR="003D6610" w:rsidRPr="00C55872" w:rsidRDefault="003D6610">
      <w:pPr>
        <w:pStyle w:val="ListParagraph"/>
        <w:numPr>
          <w:ilvl w:val="0"/>
          <w:numId w:val="23"/>
        </w:numPr>
        <w:spacing w:before="120"/>
        <w:ind w:left="709" w:hanging="283"/>
        <w:jc w:val="both"/>
        <w:rPr>
          <w:rFonts w:asciiTheme="majorHAnsi" w:hAnsiTheme="majorHAnsi" w:cstheme="majorHAnsi"/>
          <w:b/>
          <w:szCs w:val="26"/>
          <w:lang w:val="vi-VN"/>
        </w:rPr>
        <w:pPrChange w:id="381" w:author="Nhân Nguyễn" w:date="2019-12-04T10:32:00Z">
          <w:pPr>
            <w:pStyle w:val="ListParagraph"/>
            <w:numPr>
              <w:numId w:val="23"/>
            </w:numPr>
            <w:spacing w:before="120"/>
            <w:ind w:left="0" w:hanging="283"/>
            <w:jc w:val="both"/>
          </w:pPr>
        </w:pPrChange>
      </w:pPr>
      <w:r w:rsidRPr="00C55872">
        <w:rPr>
          <w:rFonts w:asciiTheme="majorHAnsi" w:hAnsiTheme="majorHAnsi" w:cstheme="majorHAnsi"/>
          <w:szCs w:val="26"/>
          <w:lang w:val="vi-VN"/>
        </w:rPr>
        <w:t>Người dùng vẫn chưa thấy được nhều tính năng của HTML5 mang lại.</w:t>
      </w:r>
    </w:p>
    <w:p w14:paraId="24E12A3D" w14:textId="77777777" w:rsidR="003D6610" w:rsidRPr="00C55872" w:rsidRDefault="003D6610">
      <w:pPr>
        <w:pStyle w:val="ListParagraph"/>
        <w:numPr>
          <w:ilvl w:val="0"/>
          <w:numId w:val="23"/>
        </w:numPr>
        <w:spacing w:before="120"/>
        <w:ind w:left="709" w:hanging="283"/>
        <w:jc w:val="both"/>
        <w:rPr>
          <w:rFonts w:asciiTheme="majorHAnsi" w:hAnsiTheme="majorHAnsi" w:cstheme="majorHAnsi"/>
          <w:b/>
          <w:szCs w:val="26"/>
          <w:lang w:val="vi-VN"/>
        </w:rPr>
        <w:pPrChange w:id="382" w:author="Nhân Nguyễn" w:date="2019-12-04T10:32:00Z">
          <w:pPr>
            <w:pStyle w:val="ListParagraph"/>
            <w:numPr>
              <w:numId w:val="23"/>
            </w:numPr>
            <w:spacing w:before="120"/>
            <w:ind w:left="0" w:hanging="283"/>
            <w:jc w:val="both"/>
          </w:pPr>
        </w:pPrChange>
      </w:pPr>
      <w:r w:rsidRPr="00C55872">
        <w:rPr>
          <w:rFonts w:asciiTheme="majorHAnsi" w:hAnsiTheme="majorHAnsi" w:cstheme="majorHAnsi"/>
          <w:szCs w:val="26"/>
          <w:lang w:val="vi-VN"/>
        </w:rPr>
        <w:t>Nếu không có sự hỗ trợ của JavaScript hay Css3 thì HTML5 sẽ không hoàn toàn thể hiện được hết khả năng của mình, thậm chí nó sẽ không smooth bằng Flash hay Silverlight.</w:t>
      </w:r>
    </w:p>
    <w:p w14:paraId="6D1E3009" w14:textId="70EEB85B" w:rsidR="003D6610" w:rsidRPr="00C55872" w:rsidRDefault="0067169A">
      <w:pPr>
        <w:pStyle w:val="Heading3"/>
        <w:pPrChange w:id="383" w:author="Nhân Nguyễn" w:date="2019-12-04T10:17:00Z">
          <w:pPr>
            <w:pStyle w:val="L3"/>
          </w:pPr>
        </w:pPrChange>
      </w:pPr>
      <w:bookmarkStart w:id="384" w:name="_Toc26262067"/>
      <w:bookmarkStart w:id="385" w:name="_Toc41673870"/>
      <w:r>
        <w:t xml:space="preserve">2.2.2 </w:t>
      </w:r>
      <w:r w:rsidR="003D6610" w:rsidRPr="00C55872">
        <w:t>Tìm hiểu về CSS3</w:t>
      </w:r>
      <w:bookmarkEnd w:id="384"/>
      <w:bookmarkEnd w:id="385"/>
    </w:p>
    <w:p w14:paraId="3A25CD38" w14:textId="3D02014D" w:rsidR="003D6610" w:rsidRPr="00256D19" w:rsidRDefault="0067169A">
      <w:pPr>
        <w:pStyle w:val="Heading4"/>
        <w:pPrChange w:id="386" w:author="Nhân Nguyễn" w:date="2019-12-04T10:17:00Z">
          <w:pPr>
            <w:pStyle w:val="L4"/>
            <w:ind w:left="0"/>
          </w:pPr>
        </w:pPrChange>
      </w:pPr>
      <w:bookmarkStart w:id="387" w:name="_Toc26262068"/>
      <w:bookmarkStart w:id="388" w:name="_Toc41673871"/>
      <w:r>
        <w:rPr>
          <w:lang w:val="vi-VN"/>
        </w:rPr>
        <w:t xml:space="preserve">2.2.2.1 </w:t>
      </w:r>
      <w:r w:rsidR="003D6610" w:rsidRPr="00256D19">
        <w:t>Khái niệm</w:t>
      </w:r>
      <w:bookmarkEnd w:id="387"/>
      <w:bookmarkEnd w:id="388"/>
    </w:p>
    <w:p w14:paraId="573EB23D" w14:textId="77777777" w:rsidR="003D6610" w:rsidRPr="00C55872" w:rsidRDefault="003D6610">
      <w:pPr>
        <w:ind w:firstLine="380"/>
        <w:rPr>
          <w:lang w:val="vi-VN"/>
        </w:rPr>
        <w:pPrChange w:id="389" w:author="Nhân Nguyễn" w:date="2019-12-04T10:32:00Z">
          <w:pPr>
            <w:pStyle w:val="NormalWeb"/>
            <w:shd w:val="clear" w:color="auto" w:fill="FFFFFF"/>
            <w:spacing w:before="120" w:beforeAutospacing="0" w:after="0" w:afterAutospacing="0"/>
            <w:ind w:firstLine="425"/>
            <w:jc w:val="both"/>
          </w:pPr>
        </w:pPrChange>
      </w:pPr>
      <w:r w:rsidRPr="00C55872">
        <w:rPr>
          <w:lang w:val="vi-VN"/>
        </w:rPr>
        <w:t>CSS3 tuy chưa được chính thức sử dụng rộng rãi nhưng những gì mà nó có thể làm được quả là rất đáng mong đợi. Về mặt nguyên lý 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p>
    <w:p w14:paraId="1B48A049" w14:textId="77777777" w:rsidR="003D6610" w:rsidRPr="00C55872" w:rsidRDefault="003D6610">
      <w:pPr>
        <w:ind w:firstLine="380"/>
        <w:rPr>
          <w:lang w:val="vi-VN"/>
        </w:rPr>
        <w:pPrChange w:id="390" w:author="Nhân Nguyễn" w:date="2019-12-04T10:32:00Z">
          <w:pPr>
            <w:pStyle w:val="NormalWeb"/>
            <w:shd w:val="clear" w:color="auto" w:fill="FFFFFF"/>
            <w:spacing w:before="120" w:beforeAutospacing="0" w:after="0" w:afterAutospacing="0"/>
            <w:jc w:val="both"/>
          </w:pPr>
        </w:pPrChange>
      </w:pPr>
      <w:r w:rsidRPr="00C55872">
        <w:rPr>
          <w:lang w:val="vi-VN"/>
        </w:rP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 chứ sao. Trong bài này tôi sẽ cùng bạn khám phá một vài trong rất nhiều những cách sử dụng transition khác nhau của CSS3.</w:t>
      </w:r>
    </w:p>
    <w:p w14:paraId="4C39C6FE" w14:textId="457220E6" w:rsidR="003D6610" w:rsidRPr="00C55872" w:rsidRDefault="0067169A">
      <w:pPr>
        <w:pStyle w:val="Heading4"/>
        <w:rPr>
          <w:lang w:val="vi-VN"/>
        </w:rPr>
        <w:pPrChange w:id="391" w:author="Nhân Nguyễn" w:date="2019-12-04T10:17:00Z">
          <w:pPr>
            <w:pStyle w:val="L4"/>
            <w:ind w:left="0"/>
          </w:pPr>
        </w:pPrChange>
      </w:pPr>
      <w:bookmarkStart w:id="392" w:name="_Toc26262069"/>
      <w:bookmarkStart w:id="393" w:name="_Toc41673872"/>
      <w:r>
        <w:rPr>
          <w:lang w:val="vi-VN"/>
        </w:rPr>
        <w:t xml:space="preserve">2.2.2.2 </w:t>
      </w:r>
      <w:r w:rsidR="003D6610" w:rsidRPr="00C55872">
        <w:rPr>
          <w:lang w:val="vi-VN"/>
        </w:rPr>
        <w:t>Ưu điểm</w:t>
      </w:r>
      <w:bookmarkEnd w:id="392"/>
      <w:bookmarkEnd w:id="393"/>
    </w:p>
    <w:p w14:paraId="5F93DA22" w14:textId="77777777" w:rsidR="003D6610" w:rsidRPr="00C55872" w:rsidRDefault="003D6610">
      <w:pPr>
        <w:pStyle w:val="NormalWeb"/>
        <w:numPr>
          <w:ilvl w:val="0"/>
          <w:numId w:val="23"/>
        </w:numPr>
        <w:shd w:val="clear" w:color="auto" w:fill="FFFFFF"/>
        <w:spacing w:before="120" w:beforeAutospacing="0" w:after="0" w:afterAutospacing="0"/>
        <w:ind w:left="709" w:hanging="283"/>
        <w:jc w:val="both"/>
        <w:rPr>
          <w:rFonts w:asciiTheme="majorHAnsi" w:hAnsiTheme="majorHAnsi" w:cstheme="majorHAnsi"/>
          <w:b/>
          <w:szCs w:val="26"/>
          <w:lang w:val="vi-VN"/>
        </w:rPr>
        <w:pPrChange w:id="394" w:author="Nhân Nguyễn" w:date="2019-12-04T10:32:00Z">
          <w:pPr>
            <w:pStyle w:val="NormalWeb"/>
            <w:numPr>
              <w:numId w:val="23"/>
            </w:numPr>
            <w:shd w:val="clear" w:color="auto" w:fill="FFFFFF"/>
            <w:spacing w:before="120" w:beforeAutospacing="0" w:after="0" w:afterAutospacing="0"/>
            <w:ind w:left="1571" w:hanging="283"/>
            <w:jc w:val="both"/>
          </w:pPr>
        </w:pPrChange>
      </w:pPr>
      <w:r w:rsidRPr="00C55872">
        <w:rPr>
          <w:rStyle w:val="apple-converted-space"/>
          <w:rFonts w:asciiTheme="majorHAnsi" w:hAnsiTheme="majorHAnsi" w:cstheme="majorHAnsi"/>
          <w:szCs w:val="26"/>
          <w:shd w:val="clear" w:color="auto" w:fill="FFFFFF"/>
          <w:lang w:val="vi-VN"/>
        </w:rPr>
        <w:t>C</w:t>
      </w:r>
      <w:r w:rsidRPr="00C55872">
        <w:rPr>
          <w:rFonts w:asciiTheme="majorHAnsi" w:hAnsiTheme="majorHAnsi" w:cstheme="majorHAnsi"/>
          <w:szCs w:val="26"/>
          <w:shd w:val="clear" w:color="auto" w:fill="FFFFFF"/>
          <w:lang w:val="vi-VN"/>
        </w:rPr>
        <w:t>ó thể áp dụng các giá trị thuộc tính transform như rotate,scale,skew để tạo hiệu ứng mà phương thức animate của jQuery không làm được.</w:t>
      </w:r>
    </w:p>
    <w:p w14:paraId="46243EB7" w14:textId="77777777" w:rsidR="003D6610" w:rsidRPr="00C55872" w:rsidRDefault="003D6610">
      <w:pPr>
        <w:numPr>
          <w:ilvl w:val="0"/>
          <w:numId w:val="23"/>
        </w:numPr>
        <w:shd w:val="clear" w:color="auto" w:fill="FFFFFF"/>
        <w:spacing w:before="120"/>
        <w:ind w:left="709" w:hanging="283"/>
        <w:jc w:val="both"/>
        <w:rPr>
          <w:rFonts w:asciiTheme="majorHAnsi" w:hAnsiTheme="majorHAnsi" w:cstheme="majorHAnsi"/>
          <w:szCs w:val="26"/>
          <w:lang w:val="vi-VN" w:eastAsia="vi-VN"/>
        </w:rPr>
        <w:pPrChange w:id="395" w:author="Nhân Nguyễn" w:date="2019-12-04T10:32:00Z">
          <w:pPr>
            <w:numPr>
              <w:numId w:val="23"/>
            </w:numPr>
            <w:shd w:val="clear" w:color="auto" w:fill="FFFFFF"/>
            <w:spacing w:before="120"/>
            <w:ind w:left="1571" w:hanging="283"/>
            <w:jc w:val="both"/>
          </w:pPr>
        </w:pPrChange>
      </w:pPr>
      <w:r w:rsidRPr="00C55872">
        <w:rPr>
          <w:rFonts w:asciiTheme="majorHAnsi" w:hAnsiTheme="majorHAnsi" w:cstheme="majorHAnsi"/>
          <w:szCs w:val="26"/>
          <w:lang w:val="vi-VN" w:eastAsia="vi-VN"/>
        </w:rPr>
        <w:t>Hiệu ứng của css3 nên nó diễn ra khá mượt. Ta cũng có thế sử dụng css3-transition để tạo nhiều hiệu ứng diễn ra liên tiếp.</w:t>
      </w:r>
    </w:p>
    <w:p w14:paraId="09DA91A5" w14:textId="43794C8C" w:rsidR="00B6289C" w:rsidRPr="00BD4082" w:rsidRDefault="003D6610">
      <w:pPr>
        <w:numPr>
          <w:ilvl w:val="0"/>
          <w:numId w:val="23"/>
        </w:numPr>
        <w:shd w:val="clear" w:color="auto" w:fill="FFFFFF"/>
        <w:spacing w:before="120"/>
        <w:ind w:left="709" w:hanging="283"/>
        <w:jc w:val="both"/>
        <w:rPr>
          <w:rFonts w:asciiTheme="majorHAnsi" w:hAnsiTheme="majorHAnsi" w:cstheme="majorHAnsi"/>
          <w:szCs w:val="26"/>
          <w:lang w:val="vi-VN" w:eastAsia="vi-VN"/>
        </w:rPr>
        <w:pPrChange w:id="396" w:author="Nhân Nguyễn" w:date="2019-12-04T10:32:00Z">
          <w:pPr>
            <w:numPr>
              <w:numId w:val="23"/>
            </w:numPr>
            <w:shd w:val="clear" w:color="auto" w:fill="FFFFFF"/>
            <w:spacing w:before="120"/>
            <w:ind w:left="1571" w:hanging="283"/>
            <w:jc w:val="both"/>
          </w:pPr>
        </w:pPrChange>
      </w:pPr>
      <w:r w:rsidRPr="00C55872">
        <w:rPr>
          <w:rFonts w:asciiTheme="majorHAnsi" w:hAnsiTheme="majorHAnsi" w:cstheme="majorHAnsi"/>
          <w:szCs w:val="26"/>
          <w:lang w:val="vi-VN" w:eastAsia="vi-VN"/>
        </w:rPr>
        <w:t>Giảm mã script, giúp tránh lỗi trang.</w:t>
      </w:r>
    </w:p>
    <w:p w14:paraId="2112206A" w14:textId="260C98EF" w:rsidR="003D6610" w:rsidRPr="00C55872" w:rsidRDefault="00BD4082">
      <w:pPr>
        <w:pStyle w:val="Heading4"/>
        <w:rPr>
          <w:lang w:val="vi-VN"/>
        </w:rPr>
        <w:pPrChange w:id="397" w:author="Nhân Nguyễn" w:date="2019-12-04T10:17:00Z">
          <w:pPr>
            <w:pStyle w:val="L4"/>
            <w:ind w:left="0"/>
          </w:pPr>
        </w:pPrChange>
      </w:pPr>
      <w:bookmarkStart w:id="398" w:name="_Toc26262070"/>
      <w:bookmarkStart w:id="399" w:name="_Toc41673873"/>
      <w:r w:rsidRPr="00BD4082">
        <w:rPr>
          <w:lang w:val="vi-VN"/>
        </w:rPr>
        <w:t xml:space="preserve">2.2.2.3 </w:t>
      </w:r>
      <w:r w:rsidR="003D6610" w:rsidRPr="00C55872">
        <w:rPr>
          <w:lang w:val="vi-VN"/>
        </w:rPr>
        <w:t>Nhược điểm</w:t>
      </w:r>
      <w:bookmarkEnd w:id="398"/>
      <w:bookmarkEnd w:id="399"/>
    </w:p>
    <w:p w14:paraId="4F724232" w14:textId="77777777" w:rsidR="003D6610" w:rsidRPr="00C55872" w:rsidRDefault="003D6610">
      <w:pPr>
        <w:pStyle w:val="NormalWeb"/>
        <w:numPr>
          <w:ilvl w:val="0"/>
          <w:numId w:val="23"/>
        </w:numPr>
        <w:shd w:val="clear" w:color="auto" w:fill="FFFFFF"/>
        <w:spacing w:before="120" w:beforeAutospacing="0" w:after="0" w:afterAutospacing="0"/>
        <w:ind w:left="709" w:hanging="283"/>
        <w:jc w:val="both"/>
        <w:rPr>
          <w:rFonts w:asciiTheme="majorHAnsi" w:hAnsiTheme="majorHAnsi" w:cstheme="majorHAnsi"/>
          <w:b/>
          <w:szCs w:val="26"/>
          <w:lang w:val="vi-VN"/>
        </w:rPr>
        <w:pPrChange w:id="400" w:author="Nhân Nguyễn" w:date="2019-12-04T10:33:00Z">
          <w:pPr>
            <w:pStyle w:val="NormalWeb"/>
            <w:numPr>
              <w:numId w:val="23"/>
            </w:numPr>
            <w:shd w:val="clear" w:color="auto" w:fill="FFFFFF"/>
            <w:spacing w:before="120" w:beforeAutospacing="0" w:after="0" w:afterAutospacing="0"/>
            <w:ind w:left="1571" w:hanging="283"/>
            <w:jc w:val="both"/>
          </w:pPr>
        </w:pPrChange>
      </w:pPr>
      <w:r w:rsidRPr="00C55872">
        <w:rPr>
          <w:rFonts w:asciiTheme="majorHAnsi" w:hAnsiTheme="majorHAnsi" w:cstheme="majorHAnsi"/>
          <w:szCs w:val="26"/>
          <w:lang w:val="vi-VN"/>
        </w:rPr>
        <w:t>Chưa chạy tốt trên mọi trình duyệt web.</w:t>
      </w:r>
    </w:p>
    <w:p w14:paraId="3CF3803C" w14:textId="6D7F13B2" w:rsidR="0085744D" w:rsidRPr="00C55872" w:rsidRDefault="005A26F6">
      <w:pPr>
        <w:pStyle w:val="Heading3"/>
        <w:pPrChange w:id="401" w:author="Nhân Nguyễn" w:date="2019-12-04T10:18:00Z">
          <w:pPr>
            <w:pStyle w:val="L3"/>
          </w:pPr>
        </w:pPrChange>
      </w:pPr>
      <w:bookmarkStart w:id="402" w:name="_Toc26262075"/>
      <w:bookmarkStart w:id="403" w:name="_Toc41673874"/>
      <w:r>
        <w:t>2.2.</w:t>
      </w:r>
      <w:r w:rsidR="00F6064B">
        <w:t>3</w:t>
      </w:r>
      <w:r>
        <w:t xml:space="preserve"> </w:t>
      </w:r>
      <w:r w:rsidR="0085744D" w:rsidRPr="00C55872">
        <w:t xml:space="preserve">Tìm hiểu về </w:t>
      </w:r>
      <w:bookmarkEnd w:id="402"/>
      <w:r w:rsidR="00F6064B">
        <w:t>Javascript</w:t>
      </w:r>
      <w:bookmarkEnd w:id="403"/>
    </w:p>
    <w:p w14:paraId="648B5802" w14:textId="406AF683" w:rsidR="00D47AAC" w:rsidRPr="00C55872" w:rsidRDefault="005A26F6">
      <w:pPr>
        <w:pStyle w:val="Heading4"/>
        <w:rPr>
          <w:lang w:val="vi-VN"/>
        </w:rPr>
        <w:pPrChange w:id="404" w:author="Nhân Nguyễn" w:date="2019-12-04T10:18:00Z">
          <w:pPr>
            <w:pStyle w:val="L4"/>
            <w:ind w:left="0"/>
          </w:pPr>
        </w:pPrChange>
      </w:pPr>
      <w:bookmarkStart w:id="405" w:name="_Toc26262076"/>
      <w:bookmarkStart w:id="406" w:name="_Toc41673875"/>
      <w:r>
        <w:rPr>
          <w:lang w:val="vi-VN"/>
        </w:rPr>
        <w:t xml:space="preserve">2.2.4.1 </w:t>
      </w:r>
      <w:r w:rsidR="00D47AAC" w:rsidRPr="00C55872">
        <w:rPr>
          <w:lang w:val="vi-VN"/>
        </w:rPr>
        <w:t>Khái niệm</w:t>
      </w:r>
      <w:bookmarkEnd w:id="405"/>
      <w:bookmarkEnd w:id="406"/>
    </w:p>
    <w:p w14:paraId="2A27C4C5" w14:textId="140918D3" w:rsidR="00BC66B5" w:rsidRPr="002A60AA" w:rsidDel="002A3156" w:rsidRDefault="00F6064B">
      <w:pPr>
        <w:ind w:firstLine="380"/>
        <w:rPr>
          <w:del w:id="407" w:author="Nhân Nguyễn" w:date="2019-12-04T10:34:00Z"/>
          <w:lang w:val="vi-VN"/>
        </w:rPr>
        <w:pPrChange w:id="408" w:author="Nhân Nguyễn" w:date="2019-12-04T10:34:00Z">
          <w:pPr>
            <w:pStyle w:val="NormalWeb"/>
            <w:shd w:val="clear" w:color="auto" w:fill="FFFFFF" w:themeFill="background1"/>
            <w:spacing w:before="120" w:beforeAutospacing="0" w:after="0" w:afterAutospacing="0"/>
            <w:ind w:firstLine="284"/>
            <w:jc w:val="both"/>
          </w:pPr>
        </w:pPrChange>
      </w:pPr>
      <w:r w:rsidRPr="00F6064B">
        <w:rPr>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r w:rsidR="00BC66B5" w:rsidRPr="00BC66B5">
        <w:rPr>
          <w:lang w:val="vi-VN"/>
        </w:rPr>
        <w:t>.</w:t>
      </w:r>
    </w:p>
    <w:p w14:paraId="7A5D89B9" w14:textId="77777777" w:rsidR="00406FE7" w:rsidRPr="00C55872" w:rsidRDefault="00406FE7">
      <w:pPr>
        <w:ind w:firstLine="380"/>
        <w:rPr>
          <w:lang w:val="vi-VN"/>
        </w:rPr>
        <w:pPrChange w:id="409" w:author="Nhân Nguyễn" w:date="2019-12-04T10:34:00Z">
          <w:pPr>
            <w:pStyle w:val="NormalWeb"/>
            <w:shd w:val="clear" w:color="auto" w:fill="FFFFFF"/>
            <w:spacing w:before="120" w:beforeAutospacing="0" w:after="0" w:afterAutospacing="0"/>
            <w:ind w:firstLine="448"/>
            <w:jc w:val="both"/>
          </w:pPr>
        </w:pPrChange>
      </w:pPr>
    </w:p>
    <w:p w14:paraId="6FBFC9A5" w14:textId="066E9474" w:rsidR="00F6064B" w:rsidRPr="00F6064B" w:rsidRDefault="005A26F6" w:rsidP="00F6064B">
      <w:pPr>
        <w:pStyle w:val="Heading4"/>
      </w:pPr>
      <w:bookmarkStart w:id="410" w:name="_Toc26262077"/>
      <w:bookmarkStart w:id="411" w:name="_Toc41673876"/>
      <w:r>
        <w:rPr>
          <w:lang w:val="vi-VN"/>
        </w:rPr>
        <w:t xml:space="preserve">2.2.4.2 </w:t>
      </w:r>
      <w:r w:rsidR="00D47AAC" w:rsidRPr="00C55872">
        <w:rPr>
          <w:lang w:val="vi-VN"/>
        </w:rPr>
        <w:t>Ưu điểm</w:t>
      </w:r>
      <w:bookmarkEnd w:id="410"/>
      <w:bookmarkEnd w:id="411"/>
    </w:p>
    <w:p w14:paraId="5D0963DD" w14:textId="7042481F" w:rsidR="00F6064B" w:rsidRDefault="00F6064B" w:rsidP="00B6674C">
      <w:pPr>
        <w:pStyle w:val="ListParagraph"/>
        <w:numPr>
          <w:ilvl w:val="0"/>
          <w:numId w:val="83"/>
        </w:numPr>
      </w:pPr>
      <w:r>
        <w:t>Javascript được thực hiện ở phía khách hàng. Điều này có nghĩa là mã được thực hiện trên bộ vi xử lý của người dùng thay vì máy chủ web do đó tiết kiệm băng thông và căng thẳng trên máy chủ web.</w:t>
      </w:r>
    </w:p>
    <w:p w14:paraId="25A2C972" w14:textId="7AE02C1F" w:rsidR="00F6064B" w:rsidRDefault="00F6064B" w:rsidP="00B6674C">
      <w:pPr>
        <w:pStyle w:val="ListParagraph"/>
        <w:numPr>
          <w:ilvl w:val="0"/>
          <w:numId w:val="83"/>
        </w:numPr>
      </w:pPr>
      <w:r>
        <w:lastRenderedPageBreak/>
        <w:t>Javascript là một ngôn ngữ tương đối dễ dàng. Ngôn ngữ Javascript là tương đối dễ dàng để tìm hiểu và bao gồm các cú pháp đó là gần tiếng Anh. Nó sử dụng mô hình DOM cung cấp nhiều tính năng được viết sẵn cho các đối tượng khác nhau trên các trang giúp bạn dễ dàng phát triển một kịch bản để giải quyết một mục đích tùy chỉnh.</w:t>
      </w:r>
    </w:p>
    <w:p w14:paraId="149781FA" w14:textId="60A88819" w:rsidR="00F6064B" w:rsidRDefault="00F6064B" w:rsidP="00B6674C">
      <w:pPr>
        <w:pStyle w:val="ListParagraph"/>
        <w:numPr>
          <w:ilvl w:val="0"/>
          <w:numId w:val="83"/>
        </w:numPr>
      </w:pPr>
      <w:r>
        <w:t>Javascript tương đối nhanh đối với người dùng cuối khi mã được thực hiện trên máy tính của người dùng, kết quả và quá trình xử lý được hoàn thành hầu như ngay lập tức tùy thuộc vào nhiệm vụ (nhiệm vụ trong javascript trên các trang web thường rất đơn giản để tránh bị hog bộ nhớ) Không cần phải được xử lý trong máy chủ web của trang web và gửi lại cho người dùng tiêu tốn băng thông của địa phương cũng như máy chủ.</w:t>
      </w:r>
    </w:p>
    <w:p w14:paraId="467EC985" w14:textId="39CDA28C" w:rsidR="00F6064B" w:rsidRDefault="00F6064B" w:rsidP="00B6674C">
      <w:pPr>
        <w:pStyle w:val="ListParagraph"/>
        <w:numPr>
          <w:ilvl w:val="0"/>
          <w:numId w:val="83"/>
        </w:numPr>
      </w:pPr>
      <w:r>
        <w:t>Các tính năng bổ sung cho các trang web Các trình bổ sung của bên thứ ba như Greasemonkey cho phép các nhà phát triển Javascript viết các đoạn mã Javascript có thể thực hiện trên các trang web mong muốn để mở rộng tính năng của nó. Nếu bạn sử dụng trang web và yêu cầu một tính năng nhất định, bạn có thể tự viết nó và sử dụng một trình bổ sung như Greasemonkey để thực hiện nó trên trang web.</w:t>
      </w:r>
    </w:p>
    <w:p w14:paraId="20E1B3F2" w14:textId="77777777" w:rsidR="00B6674C" w:rsidRPr="00F6064B" w:rsidRDefault="00B6674C" w:rsidP="00B6674C">
      <w:pPr>
        <w:pStyle w:val="ListParagraph"/>
        <w:numPr>
          <w:ilvl w:val="0"/>
          <w:numId w:val="83"/>
        </w:numPr>
      </w:pPr>
    </w:p>
    <w:p w14:paraId="755DA49D" w14:textId="5988BC11" w:rsidR="00D47AAC" w:rsidRDefault="005A26F6">
      <w:pPr>
        <w:pStyle w:val="Heading4"/>
        <w:pPrChange w:id="412" w:author="Nhân Nguyễn" w:date="2019-12-04T10:18:00Z">
          <w:pPr>
            <w:pStyle w:val="L4"/>
            <w:ind w:left="0"/>
          </w:pPr>
        </w:pPrChange>
      </w:pPr>
      <w:bookmarkStart w:id="413" w:name="_Toc26262078"/>
      <w:bookmarkStart w:id="414" w:name="_Toc41673877"/>
      <w:r>
        <w:rPr>
          <w:lang w:val="vi-VN"/>
        </w:rPr>
        <w:t xml:space="preserve">2.2.4.3 </w:t>
      </w:r>
      <w:r w:rsidR="00D47AAC" w:rsidRPr="00C55872">
        <w:rPr>
          <w:lang w:val="vi-VN"/>
        </w:rPr>
        <w:t>Nhược điểm</w:t>
      </w:r>
      <w:bookmarkEnd w:id="413"/>
      <w:bookmarkEnd w:id="414"/>
    </w:p>
    <w:p w14:paraId="52179059" w14:textId="42D1E87D" w:rsidR="00331713" w:rsidRDefault="00F6064B" w:rsidP="00F6064B">
      <w:pPr>
        <w:ind w:firstLine="450"/>
      </w:pPr>
      <w:r>
        <w:t>Các đoạn mã Javascript, một khi đã được nối vào các trang web thực hiện trên các máy chủ khách hàng ngay lập tức và do đó cũng có thể được sử dụng để khai thác hệ thống của người dùng. Mặc dù một số hạn chế nhất định được thiết lập bởi các tiêu chuẩn web hiện đại trên các trình duyệt, mã độc hại vẫn có thể được thực hiện tuân thủ các quy định hạn chế.</w:t>
      </w:r>
    </w:p>
    <w:p w14:paraId="09D0D16A" w14:textId="41378A75" w:rsidR="00331713" w:rsidRDefault="00331713" w:rsidP="00F6064B">
      <w:pPr>
        <w:ind w:firstLine="450"/>
      </w:pPr>
    </w:p>
    <w:p w14:paraId="10264C28" w14:textId="4317DD78" w:rsidR="00331713" w:rsidRPr="00C55872" w:rsidRDefault="00331713">
      <w:pPr>
        <w:pStyle w:val="Heading3"/>
        <w:pPrChange w:id="415" w:author="Nhân Nguyễn" w:date="2019-12-04T10:18:00Z">
          <w:pPr>
            <w:pStyle w:val="L3"/>
          </w:pPr>
        </w:pPrChange>
      </w:pPr>
      <w:r>
        <w:t xml:space="preserve">2.2.3 </w:t>
      </w:r>
      <w:r w:rsidRPr="00C55872">
        <w:t xml:space="preserve">Tìm hiểu về </w:t>
      </w:r>
      <w:r w:rsidR="00CB00F5">
        <w:t>PHP</w:t>
      </w:r>
    </w:p>
    <w:p w14:paraId="28444A0A" w14:textId="77777777" w:rsidR="00331713" w:rsidRPr="00C55872" w:rsidRDefault="00331713">
      <w:pPr>
        <w:pStyle w:val="Heading4"/>
        <w:rPr>
          <w:lang w:val="vi-VN"/>
        </w:rPr>
        <w:pPrChange w:id="416" w:author="Nhân Nguyễn" w:date="2019-12-04T10:18:00Z">
          <w:pPr>
            <w:pStyle w:val="L4"/>
            <w:ind w:left="0"/>
          </w:pPr>
        </w:pPrChange>
      </w:pPr>
      <w:r>
        <w:rPr>
          <w:lang w:val="vi-VN"/>
        </w:rPr>
        <w:t xml:space="preserve">2.2.4.1 </w:t>
      </w:r>
      <w:r w:rsidRPr="00C55872">
        <w:rPr>
          <w:lang w:val="vi-VN"/>
        </w:rPr>
        <w:t>Khái niệm</w:t>
      </w:r>
    </w:p>
    <w:p w14:paraId="361D2370" w14:textId="77777777" w:rsidR="00CB00F5" w:rsidRPr="00CB00F5" w:rsidRDefault="00CB00F5" w:rsidP="00B6674C">
      <w:pPr>
        <w:pStyle w:val="Heading4"/>
        <w:numPr>
          <w:ilvl w:val="0"/>
          <w:numId w:val="82"/>
        </w:numPr>
        <w:rPr>
          <w:rFonts w:ascii="Times New Roman" w:eastAsia="Times New Roman" w:hAnsi="Times New Roman" w:cs="Times New Roman"/>
          <w:iCs w:val="0"/>
          <w:shd w:val="clear" w:color="auto" w:fill="FFFFFF"/>
        </w:rPr>
      </w:pPr>
      <w:r w:rsidRPr="00CB00F5">
        <w:rPr>
          <w:rFonts w:ascii="Times New Roman" w:eastAsia="Times New Roman" w:hAnsi="Times New Roman" w:cs="Times New Roman"/>
          <w:iCs w:val="0"/>
          <w:shd w:val="clear" w:color="auto" w:fill="FFFFFF"/>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16E53F74" w14:textId="77777777" w:rsidR="00CB00F5" w:rsidRPr="00CB00F5" w:rsidRDefault="00CB00F5" w:rsidP="00CB00F5">
      <w:pPr>
        <w:pStyle w:val="Heading4"/>
        <w:rPr>
          <w:rFonts w:ascii="Times New Roman" w:eastAsia="Times New Roman" w:hAnsi="Times New Roman" w:cs="Times New Roman"/>
          <w:iCs w:val="0"/>
          <w:shd w:val="clear" w:color="auto" w:fill="FFFFFF"/>
        </w:rPr>
      </w:pPr>
    </w:p>
    <w:p w14:paraId="5ED91B40" w14:textId="73C00EB8" w:rsidR="00331713" w:rsidRPr="002A60AA" w:rsidDel="002A3156" w:rsidRDefault="00CB00F5">
      <w:pPr>
        <w:ind w:firstLine="380"/>
        <w:rPr>
          <w:del w:id="417" w:author="Nhân Nguyễn" w:date="2019-12-04T10:34:00Z"/>
          <w:lang w:val="vi-VN"/>
        </w:rPr>
        <w:pPrChange w:id="418" w:author="Nhân Nguyễn" w:date="2019-12-04T10:34:00Z">
          <w:pPr>
            <w:pStyle w:val="NormalWeb"/>
            <w:shd w:val="clear" w:color="auto" w:fill="FFFFFF" w:themeFill="background1"/>
            <w:spacing w:before="120" w:beforeAutospacing="0" w:after="0" w:afterAutospacing="0"/>
            <w:ind w:firstLine="284"/>
            <w:jc w:val="both"/>
          </w:pPr>
        </w:pPrChange>
      </w:pPr>
      <w:r w:rsidRPr="00CB00F5">
        <w:rPr>
          <w:shd w:val="clear" w:color="auto" w:fill="FFFFFF"/>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49F75A3D" w14:textId="77777777" w:rsidR="00331713" w:rsidRPr="00C55872" w:rsidRDefault="00331713">
      <w:pPr>
        <w:ind w:firstLine="380"/>
        <w:rPr>
          <w:lang w:val="vi-VN"/>
        </w:rPr>
        <w:pPrChange w:id="419" w:author="Nhân Nguyễn" w:date="2019-12-04T10:34:00Z">
          <w:pPr>
            <w:pStyle w:val="NormalWeb"/>
            <w:shd w:val="clear" w:color="auto" w:fill="FFFFFF"/>
            <w:spacing w:before="120" w:beforeAutospacing="0" w:after="0" w:afterAutospacing="0"/>
            <w:ind w:firstLine="448"/>
            <w:jc w:val="both"/>
          </w:pPr>
        </w:pPrChange>
      </w:pPr>
    </w:p>
    <w:p w14:paraId="314DB6E5" w14:textId="77777777" w:rsidR="00331713" w:rsidRPr="00F6064B" w:rsidRDefault="00331713" w:rsidP="00331713">
      <w:pPr>
        <w:pStyle w:val="Heading4"/>
      </w:pPr>
      <w:r>
        <w:rPr>
          <w:lang w:val="vi-VN"/>
        </w:rPr>
        <w:t xml:space="preserve">2.2.4.2 </w:t>
      </w:r>
      <w:r w:rsidRPr="00C55872">
        <w:rPr>
          <w:lang w:val="vi-VN"/>
        </w:rPr>
        <w:t>Ưu điểm</w:t>
      </w:r>
    </w:p>
    <w:p w14:paraId="6ADA3B64" w14:textId="77777777" w:rsidR="00174F51" w:rsidRDefault="00174F51" w:rsidP="00174F51">
      <w:pPr>
        <w:pStyle w:val="ListParagraph"/>
        <w:numPr>
          <w:ilvl w:val="0"/>
          <w:numId w:val="80"/>
        </w:numPr>
      </w:pPr>
      <w:r>
        <w:t>Về ưu điểm được giới thiệu sơ qua trong nội dung trên, chúng tôi sẽ cho bạn thấy 5 ưu điểm nổi bật nhất về ngôn ngữ PHP này:</w:t>
      </w:r>
    </w:p>
    <w:p w14:paraId="51254BAF" w14:textId="77777777" w:rsidR="00174F51" w:rsidRDefault="00174F51" w:rsidP="00174F51">
      <w:pPr>
        <w:pStyle w:val="ListParagraph"/>
        <w:numPr>
          <w:ilvl w:val="0"/>
          <w:numId w:val="80"/>
        </w:numPr>
      </w:pPr>
      <w:r>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14:paraId="1ED56932" w14:textId="77777777" w:rsidR="00174F51" w:rsidRDefault="00174F51" w:rsidP="00174F51">
      <w:pPr>
        <w:pStyle w:val="ListParagraph"/>
        <w:numPr>
          <w:ilvl w:val="0"/>
          <w:numId w:val="80"/>
        </w:numPr>
      </w:pPr>
      <w:r>
        <w:lastRenderedPageBreak/>
        <w:t>Cú pháp và cấu trúc của PHP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14:paraId="7C3156DC" w14:textId="77777777" w:rsidR="00174F51" w:rsidRDefault="00174F51" w:rsidP="00174F51">
      <w:pPr>
        <w:pStyle w:val="ListParagraph"/>
        <w:numPr>
          <w:ilvl w:val="0"/>
          <w:numId w:val="80"/>
        </w:numPr>
      </w:pPr>
      <w:r>
        <w:t>Sẽ rất dễ kiếm được việc làm với mức lương khủng. Đa số công ty thiết kế web hiện nay đều có bộ phận PHP. Và đó là điều không thể thiếu. Ngoài ra còn có thêm các công ty về phần mềm. Nhiều công việc lớn khác nhau, cũng như nhiều công ty khác nhau sẽ mang lại cho bạn thu nhập đáng kể.</w:t>
      </w:r>
    </w:p>
    <w:p w14:paraId="0BDE42DE" w14:textId="77777777" w:rsidR="00174F51" w:rsidRDefault="00174F51" w:rsidP="00174F51">
      <w:pPr>
        <w:pStyle w:val="ListParagraph"/>
        <w:numPr>
          <w:ilvl w:val="0"/>
          <w:numId w:val="80"/>
        </w:numPr>
      </w:pPr>
      <w:r>
        <w:t>Không chỉ với hiện tại mà trong tương lai. ngôn ngữ lập trình này sẽ còn phát triển mạnh me hơn nữa để khẳng định vị trí của mình luôn là cao nhất trong các bảng khảo sát ngôn ngữ lập trình.</w:t>
      </w:r>
    </w:p>
    <w:p w14:paraId="045E64A6" w14:textId="0CCE8BEA" w:rsidR="00331713" w:rsidRPr="00F6064B" w:rsidRDefault="00331713" w:rsidP="00331713">
      <w:pPr>
        <w:pStyle w:val="ListParagraph"/>
        <w:numPr>
          <w:ilvl w:val="0"/>
          <w:numId w:val="76"/>
        </w:numPr>
      </w:pPr>
    </w:p>
    <w:p w14:paraId="3447F066" w14:textId="77777777" w:rsidR="00331713" w:rsidRDefault="00331713">
      <w:pPr>
        <w:pStyle w:val="Heading4"/>
        <w:pPrChange w:id="420" w:author="Nhân Nguyễn" w:date="2019-12-04T10:18:00Z">
          <w:pPr>
            <w:pStyle w:val="L4"/>
            <w:ind w:left="0"/>
          </w:pPr>
        </w:pPrChange>
      </w:pPr>
      <w:r>
        <w:rPr>
          <w:lang w:val="vi-VN"/>
        </w:rPr>
        <w:t xml:space="preserve">2.2.4.3 </w:t>
      </w:r>
      <w:r w:rsidRPr="00C55872">
        <w:rPr>
          <w:lang w:val="vi-VN"/>
        </w:rPr>
        <w:t>Nhược điểm</w:t>
      </w:r>
    </w:p>
    <w:p w14:paraId="0A8C8B41" w14:textId="309C81C4" w:rsidR="00174F51" w:rsidRDefault="00174F51" w:rsidP="00B6674C">
      <w:pPr>
        <w:pStyle w:val="ListParagraph"/>
        <w:numPr>
          <w:ilvl w:val="0"/>
          <w:numId w:val="81"/>
        </w:numPr>
        <w:spacing w:after="160" w:line="259" w:lineRule="auto"/>
      </w:pPr>
      <w:r>
        <w:t>Tuy nhiều với ưu điểm kể trên, PHP cũng có vài nhược điểm cơ bản như sau:</w:t>
      </w:r>
    </w:p>
    <w:p w14:paraId="4CC6E2E7" w14:textId="77777777" w:rsidR="00174F51" w:rsidRDefault="00174F51" w:rsidP="00B6674C">
      <w:pPr>
        <w:pStyle w:val="ListParagraph"/>
        <w:numPr>
          <w:ilvl w:val="0"/>
          <w:numId w:val="81"/>
        </w:numPr>
        <w:spacing w:after="160" w:line="259" w:lineRule="auto"/>
      </w:pPr>
      <w:r>
        <w:t>PHP còn hạn chế về cấu trúc ủa ngữ pháp. Nó không được thiết kế gọn gàng và không được đẹp mắt như những ngôn ngữ lập trình khác.</w:t>
      </w:r>
    </w:p>
    <w:p w14:paraId="04FB8ACB" w14:textId="77777777" w:rsidR="00174F51" w:rsidRDefault="00174F51" w:rsidP="00B6674C">
      <w:pPr>
        <w:pStyle w:val="ListParagraph"/>
        <w:numPr>
          <w:ilvl w:val="0"/>
          <w:numId w:val="81"/>
        </w:numPr>
        <w:spacing w:after="160" w:line="259" w:lineRule="auto"/>
      </w:pPr>
      <w:r>
        <w:t>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14:paraId="741FC05C" w14:textId="247837D1" w:rsidR="00174F51" w:rsidRDefault="00174F51" w:rsidP="00B6674C">
      <w:pPr>
        <w:pStyle w:val="ListParagraph"/>
        <w:numPr>
          <w:ilvl w:val="0"/>
          <w:numId w:val="81"/>
        </w:numPr>
        <w:spacing w:after="160" w:line="259" w:lineRule="auto"/>
      </w:pPr>
      <w:r>
        <w:t>PHP có cộng đồng người dùng rất lớn trên thế giới, nếu bạn cảm thấy thích ngôn ngữ này thì có thể truy cập vào website all-fusion.com để tìm hiểu thêm nhiều thông tin hơn về PHP. All-fusion là một trong những cộng đồng các freelancer lập trình PHP lớn nhất hiện nay tại Việt Nam.</w:t>
      </w:r>
    </w:p>
    <w:p w14:paraId="68C4DCD8" w14:textId="01238189" w:rsidR="00331713" w:rsidRDefault="00174F51" w:rsidP="00B6674C">
      <w:pPr>
        <w:pStyle w:val="ListParagraph"/>
        <w:numPr>
          <w:ilvl w:val="0"/>
          <w:numId w:val="81"/>
        </w:numPr>
        <w:spacing w:after="160" w:line="259" w:lineRule="auto"/>
      </w:pPr>
      <w:r>
        <w:t>Đó chỉ là những nhược điểm nhỏ của ngôn ngữ này mà bạn không cần phải lo lắng. Trên đây Free PHP Editor đã giải đáp các thắc mắc cho bạn hiểu về PHP và những ưu nhược điểm của nó. Các bạn cũng có thể tìm hiểu bài 10 phần mềm soạn thảo PHP miễn phí tốt nhất cho windows 2019 để có thể sử dụng ngôn ngữ lập trình này.</w:t>
      </w:r>
      <w:r w:rsidR="00331713">
        <w:br w:type="page"/>
      </w:r>
    </w:p>
    <w:p w14:paraId="6B527332" w14:textId="77777777" w:rsidR="004E2538" w:rsidRDefault="004E2538" w:rsidP="00F6064B">
      <w:pPr>
        <w:ind w:firstLine="450"/>
      </w:pPr>
    </w:p>
    <w:p w14:paraId="07B9C804" w14:textId="24BB774B" w:rsidR="0085744D" w:rsidRPr="00C55872" w:rsidDel="007E77C8" w:rsidRDefault="0085744D">
      <w:pPr>
        <w:pStyle w:val="L3"/>
        <w:rPr>
          <w:del w:id="421" w:author="Nhân Nguyễn" w:date="2019-12-04T10:37:00Z"/>
          <w:rFonts w:asciiTheme="majorHAnsi" w:hAnsiTheme="majorHAnsi" w:cstheme="majorHAnsi"/>
        </w:rPr>
      </w:pPr>
      <w:bookmarkStart w:id="422" w:name="_Toc26262079"/>
      <w:del w:id="423" w:author="Nhân Nguyễn" w:date="2019-12-04T10:37:00Z">
        <w:r w:rsidRPr="00C55872" w:rsidDel="007E77C8">
          <w:delText>Tìm hiểu về ASP.NET MVC4</w:delText>
        </w:r>
        <w:bookmarkEnd w:id="422"/>
      </w:del>
    </w:p>
    <w:p w14:paraId="7D3AEB42" w14:textId="04F4AB8D" w:rsidR="007C6D9E" w:rsidRPr="00C55872" w:rsidDel="007E77C8" w:rsidRDefault="007C6D9E">
      <w:pPr>
        <w:pStyle w:val="ListParagraph"/>
        <w:spacing w:before="120"/>
        <w:ind w:left="0" w:firstLine="567"/>
        <w:jc w:val="both"/>
        <w:rPr>
          <w:del w:id="424" w:author="Nhân Nguyễn" w:date="2019-12-04T10:37:00Z"/>
          <w:szCs w:val="26"/>
          <w:lang w:val="vi-VN"/>
        </w:rPr>
      </w:pPr>
      <w:del w:id="425" w:author="Nhân Nguyễn" w:date="2019-12-04T10:37:00Z">
        <w:r w:rsidRPr="00C55872" w:rsidDel="007E77C8">
          <w:rPr>
            <w:szCs w:val="26"/>
            <w:lang w:val="vi-VN"/>
          </w:rPr>
          <w:delText xml:space="preserve">ASP.NET MVC 4 là một framework để xây dựng các ứng dụng web có khả năng mở rộng dựa trên các tiêu chuẩn bằng cách sử  dụng các mẫu thiết kế  mô hình và sức mạnh của framework ASP.NET mới. Framework 4 tập trung vào phát triển ứng dụng web trên điện thoại di động dễ dàng hơn. Khi tạo một dự  án mới ASP.NET MVC 4  có một  ứng dụng dự  án mẫu điện thoại di động  để  chúng ta có thể  sử  dụng  cho việc  xây dựng một  ứng dụng chuyên dụng  cho các thiết bị  di động. Ngoài ra, ASP.NET MVC 4 tích hợp  với gói điện thoại di động thông qua một gói NuGet jQuery.Mobile.MVC.JQuery Mobile là một  framework  dựa trên nền HTML5 để  phát triển các  ứng dụng web tương thích với tất cả  các nền tảng thiết bị  di động phổ  biến, bao gồm cả  Windows Phone, iPhone, Android  v.v. Tuy nhiên, nếu chúng ta cần chuyên môn  hóa cho nhiều loại thiết bị  khác nhau thì  ASP.NET MVC  4 cũng cho phép chúng ta tạo các View đặc thù khác nhau cho các thiết bị khác nhau và cung cấp tối ưu hóa thiết bị cụ thể. Với chương này sẽ  bắt đầu với  kiểu dự  án MVC ASP.NET 4 "Internet  Application" để tạo một  ứng dụng Photo Gallery. Dần dần  sẽ  nâng cấp    ứng dụng bằng cách sử dụng jQuery Mobile và tính năng mới  của ASP.NET MVC 4  để  làm tương thích với các thiết bị di động khác nhau và các trình duyệt web của máy tính.  Chúng ta cũng sẽ học cách viết code mới với  ASP.NET MVC 4  để  dễ  dàng hơn  cho  việc  viết các phương  thức hành động bất đồng bộ bởi sự hỗ trợ của các loại trả về ActionResult. </w:delText>
        </w:r>
      </w:del>
    </w:p>
    <w:p w14:paraId="1F609BB2" w14:textId="3BFA0A6F" w:rsidR="00AB7C15" w:rsidRPr="002D107E" w:rsidRDefault="00AB7C15">
      <w:pPr>
        <w:pStyle w:val="Heading1"/>
        <w:pPrChange w:id="426" w:author="Nhân Nguyễn" w:date="2019-12-04T10:38:00Z">
          <w:pPr>
            <w:pStyle w:val="L1"/>
          </w:pPr>
        </w:pPrChange>
      </w:pPr>
      <w:bookmarkStart w:id="427" w:name="_Toc26262084"/>
      <w:bookmarkStart w:id="428" w:name="_Toc41673878"/>
      <w:r w:rsidRPr="00C55872">
        <w:t>Chương 3:</w:t>
      </w:r>
      <w:bookmarkEnd w:id="427"/>
      <w:r w:rsidR="002D107E">
        <w:t xml:space="preserve"> KẾT QUẢ THỰC NGHIỆM</w:t>
      </w:r>
      <w:bookmarkEnd w:id="428"/>
    </w:p>
    <w:p w14:paraId="651ACEF2" w14:textId="77777777" w:rsidR="00F6064B" w:rsidRDefault="00103CF4">
      <w:pPr>
        <w:pStyle w:val="Heading2"/>
        <w:pPrChange w:id="429" w:author="Nhân Nguyễn" w:date="2019-12-04T10:41:00Z">
          <w:pPr>
            <w:pStyle w:val="L3"/>
          </w:pPr>
        </w:pPrChange>
      </w:pPr>
      <w:bookmarkStart w:id="430" w:name="_Toc26262085"/>
      <w:bookmarkStart w:id="431" w:name="_Toc41673879"/>
      <w:r>
        <w:t xml:space="preserve">3.1 </w:t>
      </w:r>
      <w:r w:rsidR="00C73D41" w:rsidRPr="00C55872">
        <w:t xml:space="preserve">MÔ HÌNH </w:t>
      </w:r>
      <w:r w:rsidR="00766EB8" w:rsidRPr="00C55872">
        <w:t>SƠ ĐỒ ERD</w:t>
      </w:r>
      <w:bookmarkEnd w:id="430"/>
      <w:r w:rsidR="00F6064B">
        <w:t xml:space="preserve"> </w:t>
      </w:r>
      <w:r w:rsidR="00F6064B" w:rsidRPr="00C55872">
        <w:t>CHI TIẾT</w:t>
      </w:r>
      <w:bookmarkEnd w:id="431"/>
    </w:p>
    <w:p w14:paraId="5B0CD712" w14:textId="77777777" w:rsidR="00E863B8" w:rsidRPr="00C55872" w:rsidRDefault="00E863B8" w:rsidP="00E863B8">
      <w:pPr>
        <w:spacing w:before="120"/>
        <w:jc w:val="both"/>
        <w:rPr>
          <w:szCs w:val="26"/>
          <w:lang w:val="vi-VN"/>
        </w:rPr>
      </w:pPr>
    </w:p>
    <w:p w14:paraId="16A3B817" w14:textId="08F289E9" w:rsidR="00E863B8" w:rsidRPr="00472AF3" w:rsidRDefault="00E863B8">
      <w:pPr>
        <w:tabs>
          <w:tab w:val="left" w:pos="1861"/>
          <w:tab w:val="left" w:pos="6059"/>
        </w:tabs>
        <w:spacing w:before="120"/>
        <w:ind w:left="720"/>
        <w:jc w:val="both"/>
        <w:rPr>
          <w:szCs w:val="26"/>
          <w:lang w:val="vi-VN"/>
        </w:rPr>
        <w:pPrChange w:id="432" w:author="Nhân Nguyễn" w:date="2019-12-04T10:50:00Z">
          <w:pPr>
            <w:pStyle w:val="ListParagraph"/>
            <w:numPr>
              <w:numId w:val="62"/>
            </w:numPr>
            <w:tabs>
              <w:tab w:val="left" w:pos="1861"/>
              <w:tab w:val="left" w:pos="6059"/>
            </w:tabs>
            <w:spacing w:before="120"/>
            <w:ind w:left="0" w:hanging="360"/>
            <w:jc w:val="both"/>
          </w:pPr>
        </w:pPrChange>
      </w:pPr>
      <w:r w:rsidRPr="00C55872">
        <w:rPr>
          <w:noProof/>
        </w:rPr>
        <mc:AlternateContent>
          <mc:Choice Requires="wps">
            <w:drawing>
              <wp:anchor distT="0" distB="0" distL="114300" distR="114300" simplePos="0" relativeHeight="251738112" behindDoc="0" locked="0" layoutInCell="1" allowOverlap="1" wp14:anchorId="029025B7" wp14:editId="6F03972C">
                <wp:simplePos x="0" y="0"/>
                <wp:positionH relativeFrom="column">
                  <wp:posOffset>68580</wp:posOffset>
                </wp:positionH>
                <wp:positionV relativeFrom="paragraph">
                  <wp:posOffset>-19050</wp:posOffset>
                </wp:positionV>
                <wp:extent cx="1017905" cy="499745"/>
                <wp:effectExtent l="0" t="0" r="10795" b="14605"/>
                <wp:wrapNone/>
                <wp:docPr id="155" name="Rectangle 155"/>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40A37" w14:textId="3E1ABCCB" w:rsidR="00B6674C" w:rsidRDefault="00B6674C" w:rsidP="00E863B8">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025B7" id="Rectangle 155" o:spid="_x0000_s1026" style="position:absolute;left:0;text-align:left;margin-left:5.4pt;margin-top:-1.5pt;width:80.15pt;height:39.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" fillcolor="white [3212]" strokecolor="black [3213]" strokeweight="1pt">
                <v:textbox>
                  <w:txbxContent>
                    <w:p w14:paraId="46140A37" w14:textId="3E1ABCCB" w:rsidR="00B6674C" w:rsidRDefault="00B6674C" w:rsidP="00E863B8">
                      <w:pPr>
                        <w:jc w:val="center"/>
                      </w:pPr>
                      <w:r>
                        <w:t>Khách Hàng</w:t>
                      </w:r>
                    </w:p>
                  </w:txbxContent>
                </v:textbox>
              </v:rect>
            </w:pict>
          </mc:Fallback>
        </mc:AlternateContent>
      </w:r>
      <w:r w:rsidRPr="00C55872">
        <w:rPr>
          <w:noProof/>
        </w:rPr>
        <mc:AlternateContent>
          <mc:Choice Requires="wps">
            <w:drawing>
              <wp:anchor distT="0" distB="0" distL="114300" distR="114300" simplePos="0" relativeHeight="251739136" behindDoc="0" locked="0" layoutInCell="1" allowOverlap="1" wp14:anchorId="77CB6DF1" wp14:editId="5245AA2A">
                <wp:simplePos x="0" y="0"/>
                <wp:positionH relativeFrom="column">
                  <wp:posOffset>1086485</wp:posOffset>
                </wp:positionH>
                <wp:positionV relativeFrom="paragraph">
                  <wp:posOffset>239395</wp:posOffset>
                </wp:positionV>
                <wp:extent cx="845185" cy="0"/>
                <wp:effectExtent l="0" t="19050" r="12065" b="19050"/>
                <wp:wrapNone/>
                <wp:docPr id="156" name="Straight Connector 156"/>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ADE2E" id="Straight Connector 156"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85.55pt,18.85pt" to="152.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40160" behindDoc="0" locked="0" layoutInCell="1" allowOverlap="1" wp14:anchorId="559DF196" wp14:editId="2749E9A6">
                <wp:simplePos x="0" y="0"/>
                <wp:positionH relativeFrom="column">
                  <wp:posOffset>1930400</wp:posOffset>
                </wp:positionH>
                <wp:positionV relativeFrom="paragraph">
                  <wp:posOffset>-55245</wp:posOffset>
                </wp:positionV>
                <wp:extent cx="1250315" cy="577850"/>
                <wp:effectExtent l="0" t="0" r="26035" b="12700"/>
                <wp:wrapNone/>
                <wp:docPr id="157" name="Flowchart: Decision 157"/>
                <wp:cNvGraphicFramePr/>
                <a:graphic xmlns:a="http://schemas.openxmlformats.org/drawingml/2006/main">
                  <a:graphicData uri="http://schemas.microsoft.com/office/word/2010/wordprocessingShape">
                    <wps:wsp>
                      <wps:cNvSpPr/>
                      <wps:spPr>
                        <a:xfrm>
                          <a:off x="0" y="0"/>
                          <a:ext cx="1250315"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A08A75" id="_x0000_t110" coordsize="21600,21600" o:spt="110" path="m10800,l,10800,10800,21600,21600,10800xe">
                <v:stroke joinstyle="miter"/>
                <v:path gradientshapeok="t" o:connecttype="rect" textboxrect="5400,5400,16200,16200"/>
              </v:shapetype>
              <v:shape id="Flowchart: Decision 157" o:spid="_x0000_s1026" type="#_x0000_t110" style="position:absolute;margin-left:152pt;margin-top:-4.35pt;width:98.45pt;height:45.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" fillcolor="white [3201]" strokecolor="black [3213]" strokeweight="1pt"/>
            </w:pict>
          </mc:Fallback>
        </mc:AlternateContent>
      </w:r>
      <w:r w:rsidRPr="00C55872">
        <w:rPr>
          <w:noProof/>
        </w:rPr>
        <mc:AlternateContent>
          <mc:Choice Requires="wps">
            <w:drawing>
              <wp:anchor distT="0" distB="0" distL="114300" distR="114300" simplePos="0" relativeHeight="251741184" behindDoc="0" locked="0" layoutInCell="1" allowOverlap="1" wp14:anchorId="59955D32" wp14:editId="5225237A">
                <wp:simplePos x="0" y="0"/>
                <wp:positionH relativeFrom="column">
                  <wp:posOffset>3178810</wp:posOffset>
                </wp:positionH>
                <wp:positionV relativeFrom="paragraph">
                  <wp:posOffset>245110</wp:posOffset>
                </wp:positionV>
                <wp:extent cx="845185" cy="0"/>
                <wp:effectExtent l="0" t="19050" r="12065" b="19050"/>
                <wp:wrapNone/>
                <wp:docPr id="158" name="Straight Connector 158"/>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AFA97" id="Straight Connector 158"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50.3pt,19.3pt" to="316.8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42208" behindDoc="0" locked="0" layoutInCell="1" allowOverlap="1" wp14:anchorId="75CED0C4" wp14:editId="1A2BDA0E">
                <wp:simplePos x="0" y="0"/>
                <wp:positionH relativeFrom="column">
                  <wp:posOffset>4016375</wp:posOffset>
                </wp:positionH>
                <wp:positionV relativeFrom="paragraph">
                  <wp:posOffset>21219</wp:posOffset>
                </wp:positionV>
                <wp:extent cx="1017905" cy="499745"/>
                <wp:effectExtent l="0" t="0" r="10795" b="14605"/>
                <wp:wrapNone/>
                <wp:docPr id="159" name="Rectangle 159"/>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D8BE65" w14:textId="101E56DC" w:rsidR="00B6674C" w:rsidRDefault="00B6674C" w:rsidP="00E863B8">
                            <w:pPr>
                              <w:jc w:val="center"/>
                            </w:pPr>
                            <w: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D0C4" id="Rectangle 159" o:spid="_x0000_s1027" style="position:absolute;left:0;text-align:left;margin-left:316.25pt;margin-top:1.65pt;width:80.15pt;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" fillcolor="white [3212]" strokecolor="black [3213]" strokeweight="1pt">
                <v:textbox>
                  <w:txbxContent>
                    <w:p w14:paraId="09D8BE65" w14:textId="101E56DC" w:rsidR="00B6674C" w:rsidRDefault="00B6674C" w:rsidP="00E863B8">
                      <w:pPr>
                        <w:jc w:val="center"/>
                      </w:pPr>
                      <w:r>
                        <w:t>Đơn Hàng</w:t>
                      </w:r>
                    </w:p>
                  </w:txbxContent>
                </v:textbox>
              </v:rect>
            </w:pict>
          </mc:Fallback>
        </mc:AlternateContent>
      </w:r>
      <w:r w:rsidRPr="00472AF3">
        <w:rPr>
          <w:szCs w:val="26"/>
          <w:lang w:val="vi-VN"/>
        </w:rPr>
        <w:tab/>
        <w:t>(1,</w:t>
      </w:r>
      <w:r>
        <w:rPr>
          <w:szCs w:val="26"/>
        </w:rPr>
        <w:t>1</w:t>
      </w:r>
      <w:r w:rsidRPr="00472AF3">
        <w:rPr>
          <w:szCs w:val="26"/>
          <w:lang w:val="vi-VN"/>
        </w:rPr>
        <w:t>)                                                  (1,</w:t>
      </w:r>
      <w:r>
        <w:rPr>
          <w:szCs w:val="26"/>
        </w:rPr>
        <w:t>n</w:t>
      </w:r>
      <w:r w:rsidRPr="00472AF3">
        <w:rPr>
          <w:szCs w:val="26"/>
          <w:lang w:val="vi-VN"/>
        </w:rPr>
        <w:t>)</w:t>
      </w:r>
    </w:p>
    <w:p w14:paraId="21DA0913" w14:textId="77777777" w:rsidR="00E863B8" w:rsidRPr="00C55872" w:rsidRDefault="00E863B8" w:rsidP="00E863B8">
      <w:pPr>
        <w:pStyle w:val="ListParagraph"/>
        <w:tabs>
          <w:tab w:val="left" w:pos="1861"/>
          <w:tab w:val="left" w:pos="6059"/>
        </w:tabs>
        <w:spacing w:before="120"/>
        <w:ind w:left="0"/>
        <w:jc w:val="both"/>
        <w:rPr>
          <w:szCs w:val="26"/>
          <w:lang w:val="vi-VN"/>
        </w:rPr>
      </w:pPr>
    </w:p>
    <w:p w14:paraId="449AD2A7" w14:textId="1A7DC235" w:rsidR="00E863B8" w:rsidRDefault="00E863B8" w:rsidP="00E863B8">
      <w:pPr>
        <w:spacing w:before="120"/>
        <w:jc w:val="both"/>
        <w:rPr>
          <w:szCs w:val="26"/>
          <w:lang w:val="vi-VN"/>
        </w:rPr>
      </w:pPr>
      <w:r w:rsidRPr="00C55872">
        <w:rPr>
          <w:szCs w:val="26"/>
          <w:lang w:val="vi-VN"/>
        </w:rPr>
        <w:t xml:space="preserve">Mô tả : Mỗi </w:t>
      </w:r>
      <w:r w:rsidR="00B6674C">
        <w:rPr>
          <w:szCs w:val="26"/>
        </w:rPr>
        <w:t>đơn hàng sẽ thuộc một Khách hàng</w:t>
      </w:r>
      <w:r w:rsidRPr="00C55872">
        <w:rPr>
          <w:szCs w:val="26"/>
          <w:lang w:val="vi-VN"/>
        </w:rPr>
        <w:t xml:space="preserve">, mỗi </w:t>
      </w:r>
      <w:r w:rsidR="00B6674C">
        <w:rPr>
          <w:szCs w:val="26"/>
        </w:rPr>
        <w:t>đơn hàng</w:t>
      </w:r>
      <w:r>
        <w:rPr>
          <w:szCs w:val="26"/>
        </w:rPr>
        <w:t xml:space="preserve"> </w:t>
      </w:r>
      <w:r w:rsidRPr="00C55872">
        <w:rPr>
          <w:szCs w:val="26"/>
          <w:lang w:val="vi-VN"/>
        </w:rPr>
        <w:t xml:space="preserve">có thể </w:t>
      </w:r>
      <w:r>
        <w:rPr>
          <w:szCs w:val="26"/>
        </w:rPr>
        <w:t>có nhiều đơn hàng</w:t>
      </w:r>
      <w:r w:rsidRPr="00C55872">
        <w:rPr>
          <w:szCs w:val="26"/>
          <w:lang w:val="vi-VN"/>
        </w:rPr>
        <w:t xml:space="preserve">. Mối quan hệ giữa </w:t>
      </w:r>
      <w:r w:rsidR="00B6674C">
        <w:rPr>
          <w:szCs w:val="26"/>
        </w:rPr>
        <w:t>đơn hàng</w:t>
      </w:r>
      <w:r w:rsidRPr="00C55872">
        <w:rPr>
          <w:szCs w:val="26"/>
          <w:lang w:val="vi-VN"/>
        </w:rPr>
        <w:t xml:space="preserve"> và </w:t>
      </w:r>
      <w:r w:rsidR="00B6674C">
        <w:rPr>
          <w:szCs w:val="26"/>
        </w:rPr>
        <w:t>khách hàng</w:t>
      </w:r>
      <w:r w:rsidRPr="00C55872">
        <w:rPr>
          <w:szCs w:val="26"/>
          <w:lang w:val="vi-VN"/>
        </w:rPr>
        <w:t xml:space="preserve"> là quan hệ 1-n (một – nhiều) </w:t>
      </w:r>
    </w:p>
    <w:p w14:paraId="51D6CF6E" w14:textId="77777777" w:rsidR="00E863B8" w:rsidRPr="00C55872" w:rsidRDefault="00E863B8" w:rsidP="00E863B8">
      <w:pPr>
        <w:spacing w:before="120"/>
        <w:jc w:val="both"/>
        <w:rPr>
          <w:szCs w:val="26"/>
          <w:lang w:val="vi-VN"/>
        </w:rPr>
      </w:pPr>
    </w:p>
    <w:p w14:paraId="38E09A39" w14:textId="169E1456" w:rsidR="00E863B8" w:rsidRPr="00472AF3" w:rsidRDefault="00E863B8">
      <w:pPr>
        <w:tabs>
          <w:tab w:val="left" w:pos="1861"/>
          <w:tab w:val="left" w:pos="6059"/>
        </w:tabs>
        <w:spacing w:before="120"/>
        <w:ind w:left="720"/>
        <w:jc w:val="both"/>
        <w:rPr>
          <w:szCs w:val="26"/>
          <w:lang w:val="vi-VN"/>
        </w:rPr>
        <w:pPrChange w:id="433" w:author="Nhân Nguyễn" w:date="2019-12-04T10:50:00Z">
          <w:pPr>
            <w:pStyle w:val="ListParagraph"/>
            <w:numPr>
              <w:numId w:val="62"/>
            </w:numPr>
            <w:tabs>
              <w:tab w:val="left" w:pos="1861"/>
              <w:tab w:val="left" w:pos="6059"/>
            </w:tabs>
            <w:spacing w:before="120"/>
            <w:ind w:left="0" w:hanging="360"/>
            <w:jc w:val="both"/>
          </w:pPr>
        </w:pPrChange>
      </w:pPr>
      <w:r w:rsidRPr="00C55872">
        <w:rPr>
          <w:noProof/>
        </w:rPr>
        <mc:AlternateContent>
          <mc:Choice Requires="wps">
            <w:drawing>
              <wp:anchor distT="0" distB="0" distL="114300" distR="114300" simplePos="0" relativeHeight="251744256" behindDoc="0" locked="0" layoutInCell="1" allowOverlap="1" wp14:anchorId="4212B1CD" wp14:editId="623BEA66">
                <wp:simplePos x="0" y="0"/>
                <wp:positionH relativeFrom="column">
                  <wp:posOffset>68580</wp:posOffset>
                </wp:positionH>
                <wp:positionV relativeFrom="paragraph">
                  <wp:posOffset>-19050</wp:posOffset>
                </wp:positionV>
                <wp:extent cx="1017905" cy="499745"/>
                <wp:effectExtent l="0" t="0" r="10795" b="14605"/>
                <wp:wrapNone/>
                <wp:docPr id="62" name="Rectangle 62"/>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6FCBD8" w14:textId="77777777" w:rsidR="00592F1B" w:rsidRDefault="00592F1B" w:rsidP="00592F1B">
                            <w:pPr>
                              <w:jc w:val="center"/>
                            </w:pPr>
                            <w:r>
                              <w:t>Khách Hàng</w:t>
                            </w:r>
                          </w:p>
                          <w:p w14:paraId="0795DB70" w14:textId="25B7A633" w:rsidR="00B6674C" w:rsidRDefault="00B6674C" w:rsidP="00E86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2B1CD" id="Rectangle 62" o:spid="_x0000_s1028" style="position:absolute;left:0;text-align:left;margin-left:5.4pt;margin-top:-1.5pt;width:80.15pt;height:39.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" fillcolor="white [3212]" strokecolor="black [3213]" strokeweight="1pt">
                <v:textbox>
                  <w:txbxContent>
                    <w:p w14:paraId="116FCBD8" w14:textId="77777777" w:rsidR="00592F1B" w:rsidRDefault="00592F1B" w:rsidP="00592F1B">
                      <w:pPr>
                        <w:jc w:val="center"/>
                      </w:pPr>
                      <w:r>
                        <w:t>Khách Hàng</w:t>
                      </w:r>
                    </w:p>
                    <w:p w14:paraId="0795DB70" w14:textId="25B7A633" w:rsidR="00B6674C" w:rsidRDefault="00B6674C" w:rsidP="00E863B8">
                      <w:pPr>
                        <w:jc w:val="center"/>
                      </w:pPr>
                    </w:p>
                  </w:txbxContent>
                </v:textbox>
              </v:rect>
            </w:pict>
          </mc:Fallback>
        </mc:AlternateContent>
      </w:r>
      <w:r w:rsidRPr="00C55872">
        <w:rPr>
          <w:noProof/>
        </w:rPr>
        <mc:AlternateContent>
          <mc:Choice Requires="wps">
            <w:drawing>
              <wp:anchor distT="0" distB="0" distL="114300" distR="114300" simplePos="0" relativeHeight="251745280" behindDoc="0" locked="0" layoutInCell="1" allowOverlap="1" wp14:anchorId="2F9C3E98" wp14:editId="181A2A82">
                <wp:simplePos x="0" y="0"/>
                <wp:positionH relativeFrom="column">
                  <wp:posOffset>1086485</wp:posOffset>
                </wp:positionH>
                <wp:positionV relativeFrom="paragraph">
                  <wp:posOffset>239395</wp:posOffset>
                </wp:positionV>
                <wp:extent cx="845185" cy="0"/>
                <wp:effectExtent l="0" t="19050" r="12065" b="19050"/>
                <wp:wrapNone/>
                <wp:docPr id="63" name="Straight Connector 63"/>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98109" id="Straight Connector 63"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85.55pt,18.85pt" to="152.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46304" behindDoc="0" locked="0" layoutInCell="1" allowOverlap="1" wp14:anchorId="3EDD762C" wp14:editId="510B519F">
                <wp:simplePos x="0" y="0"/>
                <wp:positionH relativeFrom="column">
                  <wp:posOffset>1930400</wp:posOffset>
                </wp:positionH>
                <wp:positionV relativeFrom="paragraph">
                  <wp:posOffset>-55245</wp:posOffset>
                </wp:positionV>
                <wp:extent cx="1250315" cy="577850"/>
                <wp:effectExtent l="0" t="0" r="26035" b="12700"/>
                <wp:wrapNone/>
                <wp:docPr id="128" name="Flowchart: Decision 128"/>
                <wp:cNvGraphicFramePr/>
                <a:graphic xmlns:a="http://schemas.openxmlformats.org/drawingml/2006/main">
                  <a:graphicData uri="http://schemas.microsoft.com/office/word/2010/wordprocessingShape">
                    <wps:wsp>
                      <wps:cNvSpPr/>
                      <wps:spPr>
                        <a:xfrm>
                          <a:off x="0" y="0"/>
                          <a:ext cx="1250315"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5D5D2D" id="Flowchart: Decision 128" o:spid="_x0000_s1026" type="#_x0000_t110" style="position:absolute;margin-left:152pt;margin-top:-4.35pt;width:98.45pt;height:4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" fillcolor="white [3201]" strokecolor="black [3213]" strokeweight="1pt"/>
            </w:pict>
          </mc:Fallback>
        </mc:AlternateContent>
      </w:r>
      <w:r w:rsidRPr="00C55872">
        <w:rPr>
          <w:noProof/>
        </w:rPr>
        <mc:AlternateContent>
          <mc:Choice Requires="wps">
            <w:drawing>
              <wp:anchor distT="0" distB="0" distL="114300" distR="114300" simplePos="0" relativeHeight="251747328" behindDoc="0" locked="0" layoutInCell="1" allowOverlap="1" wp14:anchorId="3A472039" wp14:editId="55ABEDEB">
                <wp:simplePos x="0" y="0"/>
                <wp:positionH relativeFrom="column">
                  <wp:posOffset>3178810</wp:posOffset>
                </wp:positionH>
                <wp:positionV relativeFrom="paragraph">
                  <wp:posOffset>245110</wp:posOffset>
                </wp:positionV>
                <wp:extent cx="845185" cy="0"/>
                <wp:effectExtent l="0" t="19050" r="12065" b="19050"/>
                <wp:wrapNone/>
                <wp:docPr id="129" name="Straight Connector 129"/>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5202F" id="Straight Connector 129"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50.3pt,19.3pt" to="316.8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48352" behindDoc="0" locked="0" layoutInCell="1" allowOverlap="1" wp14:anchorId="3FD32797" wp14:editId="22A28FD1">
                <wp:simplePos x="0" y="0"/>
                <wp:positionH relativeFrom="column">
                  <wp:posOffset>4016375</wp:posOffset>
                </wp:positionH>
                <wp:positionV relativeFrom="paragraph">
                  <wp:posOffset>21219</wp:posOffset>
                </wp:positionV>
                <wp:extent cx="1017905" cy="499745"/>
                <wp:effectExtent l="0" t="0" r="10795" b="14605"/>
                <wp:wrapNone/>
                <wp:docPr id="130" name="Rectangle 130"/>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100D31" w14:textId="1528A8CB" w:rsidR="00B6674C" w:rsidRDefault="00592F1B" w:rsidP="00E863B8">
                            <w:pPr>
                              <w:jc w:val="center"/>
                            </w:pPr>
                            <w:r>
                              <w:t>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32797" id="Rectangle 130" o:spid="_x0000_s1029" style="position:absolute;left:0;text-align:left;margin-left:316.25pt;margin-top:1.65pt;width:80.15pt;height:39.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" fillcolor="white [3212]" strokecolor="black [3213]" strokeweight="1pt">
                <v:textbox>
                  <w:txbxContent>
                    <w:p w14:paraId="1B100D31" w14:textId="1528A8CB" w:rsidR="00B6674C" w:rsidRDefault="00592F1B" w:rsidP="00E863B8">
                      <w:pPr>
                        <w:jc w:val="center"/>
                      </w:pPr>
                      <w:r>
                        <w:t>Gói Tập</w:t>
                      </w:r>
                    </w:p>
                  </w:txbxContent>
                </v:textbox>
              </v:rect>
            </w:pict>
          </mc:Fallback>
        </mc:AlternateContent>
      </w:r>
      <w:r w:rsidRPr="00472AF3">
        <w:rPr>
          <w:szCs w:val="26"/>
          <w:lang w:val="vi-VN"/>
        </w:rPr>
        <w:tab/>
        <w:t>(1,</w:t>
      </w:r>
      <w:r w:rsidR="00592F1B">
        <w:rPr>
          <w:szCs w:val="26"/>
        </w:rPr>
        <w:t>n</w:t>
      </w:r>
      <w:r w:rsidRPr="00472AF3">
        <w:rPr>
          <w:szCs w:val="26"/>
          <w:lang w:val="vi-VN"/>
        </w:rPr>
        <w:t xml:space="preserve">)                    </w:t>
      </w:r>
      <w:r w:rsidR="00592F1B">
        <w:rPr>
          <w:szCs w:val="26"/>
          <w:lang w:val="vi-VN"/>
        </w:rPr>
        <w:t xml:space="preserve">                              (n</w:t>
      </w:r>
      <w:r w:rsidRPr="00472AF3">
        <w:rPr>
          <w:szCs w:val="26"/>
          <w:lang w:val="vi-VN"/>
        </w:rPr>
        <w:t>,</w:t>
      </w:r>
      <w:r>
        <w:rPr>
          <w:szCs w:val="26"/>
        </w:rPr>
        <w:t>n</w:t>
      </w:r>
      <w:r w:rsidRPr="00472AF3">
        <w:rPr>
          <w:szCs w:val="26"/>
          <w:lang w:val="vi-VN"/>
        </w:rPr>
        <w:t>)</w:t>
      </w:r>
    </w:p>
    <w:p w14:paraId="1B89440B" w14:textId="77777777" w:rsidR="00E863B8" w:rsidRPr="00C55872" w:rsidRDefault="00E863B8" w:rsidP="00E863B8">
      <w:pPr>
        <w:pStyle w:val="ListParagraph"/>
        <w:tabs>
          <w:tab w:val="left" w:pos="1861"/>
          <w:tab w:val="left" w:pos="6059"/>
        </w:tabs>
        <w:spacing w:before="120"/>
        <w:ind w:left="0"/>
        <w:jc w:val="both"/>
        <w:rPr>
          <w:szCs w:val="26"/>
          <w:lang w:val="vi-VN"/>
        </w:rPr>
      </w:pPr>
    </w:p>
    <w:p w14:paraId="3C123A26" w14:textId="556B5BC5" w:rsidR="00E863B8" w:rsidRPr="00E863B8" w:rsidRDefault="00E863B8" w:rsidP="00E863B8">
      <w:pPr>
        <w:spacing w:before="120"/>
        <w:jc w:val="both"/>
        <w:rPr>
          <w:szCs w:val="26"/>
          <w:lang w:val="vi-VN"/>
        </w:rPr>
      </w:pPr>
      <w:r w:rsidRPr="00C55872">
        <w:rPr>
          <w:szCs w:val="26"/>
          <w:lang w:val="vi-VN"/>
        </w:rPr>
        <w:t xml:space="preserve">Mô tả : Mỗi </w:t>
      </w:r>
      <w:r w:rsidR="00592F1B">
        <w:rPr>
          <w:szCs w:val="26"/>
        </w:rPr>
        <w:t>gói tập sẽ được một khách hàng mua</w:t>
      </w:r>
      <w:r w:rsidR="00592F1B">
        <w:rPr>
          <w:szCs w:val="26"/>
          <w:lang w:val="vi-VN"/>
        </w:rPr>
        <w:t>, mỗi khách hàng</w:t>
      </w:r>
      <w:r>
        <w:rPr>
          <w:szCs w:val="26"/>
        </w:rPr>
        <w:t xml:space="preserve"> </w:t>
      </w:r>
      <w:r w:rsidRPr="00C55872">
        <w:rPr>
          <w:szCs w:val="26"/>
          <w:lang w:val="vi-VN"/>
        </w:rPr>
        <w:t xml:space="preserve">có thể </w:t>
      </w:r>
      <w:r w:rsidR="00592F1B">
        <w:rPr>
          <w:szCs w:val="26"/>
        </w:rPr>
        <w:t>có nhiều gói tập</w:t>
      </w:r>
      <w:r w:rsidRPr="00C55872">
        <w:rPr>
          <w:szCs w:val="26"/>
          <w:lang w:val="vi-VN"/>
        </w:rPr>
        <w:t xml:space="preserve">. Mối quan hệ giữa </w:t>
      </w:r>
      <w:r w:rsidR="00592F1B">
        <w:rPr>
          <w:szCs w:val="26"/>
        </w:rPr>
        <w:t>gói tập</w:t>
      </w:r>
      <w:r w:rsidRPr="00C55872">
        <w:rPr>
          <w:szCs w:val="26"/>
          <w:lang w:val="vi-VN"/>
        </w:rPr>
        <w:t xml:space="preserve"> và </w:t>
      </w:r>
      <w:r w:rsidR="00592F1B">
        <w:rPr>
          <w:szCs w:val="26"/>
        </w:rPr>
        <w:t>khách hàng</w:t>
      </w:r>
      <w:r w:rsidR="00592F1B">
        <w:rPr>
          <w:szCs w:val="26"/>
          <w:lang w:val="vi-VN"/>
        </w:rPr>
        <w:t xml:space="preserve"> là quan hệ n-n (nhiều</w:t>
      </w:r>
      <w:r w:rsidRPr="00C55872">
        <w:rPr>
          <w:szCs w:val="26"/>
          <w:lang w:val="vi-VN"/>
        </w:rPr>
        <w:t xml:space="preserve"> – nhiều) </w:t>
      </w:r>
    </w:p>
    <w:p w14:paraId="5F06D677" w14:textId="77777777" w:rsidR="00E863B8" w:rsidRPr="00C55872" w:rsidRDefault="00E863B8" w:rsidP="00E863B8">
      <w:pPr>
        <w:spacing w:before="120"/>
        <w:jc w:val="both"/>
        <w:rPr>
          <w:szCs w:val="26"/>
          <w:lang w:val="vi-VN"/>
        </w:rPr>
      </w:pPr>
    </w:p>
    <w:p w14:paraId="245E7936" w14:textId="66EC7341" w:rsidR="00E863B8" w:rsidRPr="00472AF3" w:rsidRDefault="00E863B8">
      <w:pPr>
        <w:tabs>
          <w:tab w:val="left" w:pos="1861"/>
          <w:tab w:val="left" w:pos="6059"/>
        </w:tabs>
        <w:spacing w:before="120"/>
        <w:ind w:left="720"/>
        <w:jc w:val="both"/>
        <w:rPr>
          <w:szCs w:val="26"/>
          <w:lang w:val="vi-VN"/>
        </w:rPr>
        <w:pPrChange w:id="434" w:author="Nhân Nguyễn" w:date="2019-12-04T10:50:00Z">
          <w:pPr>
            <w:pStyle w:val="ListParagraph"/>
            <w:numPr>
              <w:numId w:val="62"/>
            </w:numPr>
            <w:tabs>
              <w:tab w:val="left" w:pos="1861"/>
              <w:tab w:val="left" w:pos="6059"/>
            </w:tabs>
            <w:spacing w:before="120"/>
            <w:ind w:left="0" w:hanging="360"/>
            <w:jc w:val="both"/>
          </w:pPr>
        </w:pPrChange>
      </w:pPr>
      <w:r w:rsidRPr="00C55872">
        <w:rPr>
          <w:noProof/>
        </w:rPr>
        <mc:AlternateContent>
          <mc:Choice Requires="wps">
            <w:drawing>
              <wp:anchor distT="0" distB="0" distL="114300" distR="114300" simplePos="0" relativeHeight="251750400" behindDoc="0" locked="0" layoutInCell="1" allowOverlap="1" wp14:anchorId="255C2DCD" wp14:editId="5C55E22B">
                <wp:simplePos x="0" y="0"/>
                <wp:positionH relativeFrom="column">
                  <wp:posOffset>68580</wp:posOffset>
                </wp:positionH>
                <wp:positionV relativeFrom="paragraph">
                  <wp:posOffset>-19050</wp:posOffset>
                </wp:positionV>
                <wp:extent cx="1017905" cy="499745"/>
                <wp:effectExtent l="0" t="0" r="10795" b="14605"/>
                <wp:wrapNone/>
                <wp:docPr id="141" name="Rectangle 141"/>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D582FE" w14:textId="2808E4C5" w:rsidR="00B6674C" w:rsidRDefault="003124B4" w:rsidP="00E863B8">
                            <w:pPr>
                              <w:jc w:val="center"/>
                            </w:pPr>
                            <w:r>
                              <w:t>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C2DCD" id="Rectangle 141" o:spid="_x0000_s1030" style="position:absolute;left:0;text-align:left;margin-left:5.4pt;margin-top:-1.5pt;width:80.15pt;height:39.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" fillcolor="white [3212]" strokecolor="black [3213]" strokeweight="1pt">
                <v:textbox>
                  <w:txbxContent>
                    <w:p w14:paraId="02D582FE" w14:textId="2808E4C5" w:rsidR="00B6674C" w:rsidRDefault="003124B4" w:rsidP="00E863B8">
                      <w:pPr>
                        <w:jc w:val="center"/>
                      </w:pPr>
                      <w:r>
                        <w:t>Tin Tức</w:t>
                      </w:r>
                    </w:p>
                  </w:txbxContent>
                </v:textbox>
              </v:rect>
            </w:pict>
          </mc:Fallback>
        </mc:AlternateContent>
      </w:r>
      <w:r w:rsidRPr="00C55872">
        <w:rPr>
          <w:noProof/>
        </w:rPr>
        <mc:AlternateContent>
          <mc:Choice Requires="wps">
            <w:drawing>
              <wp:anchor distT="0" distB="0" distL="114300" distR="114300" simplePos="0" relativeHeight="251751424" behindDoc="0" locked="0" layoutInCell="1" allowOverlap="1" wp14:anchorId="65D27D83" wp14:editId="5725E806">
                <wp:simplePos x="0" y="0"/>
                <wp:positionH relativeFrom="column">
                  <wp:posOffset>1086485</wp:posOffset>
                </wp:positionH>
                <wp:positionV relativeFrom="paragraph">
                  <wp:posOffset>239395</wp:posOffset>
                </wp:positionV>
                <wp:extent cx="845185" cy="0"/>
                <wp:effectExtent l="0" t="19050" r="12065" b="19050"/>
                <wp:wrapNone/>
                <wp:docPr id="142" name="Straight Connector 142"/>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F9A52" id="Straight Connector 142"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5.55pt,18.85pt" to="152.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52448" behindDoc="0" locked="0" layoutInCell="1" allowOverlap="1" wp14:anchorId="64431B6C" wp14:editId="7D7FF7FD">
                <wp:simplePos x="0" y="0"/>
                <wp:positionH relativeFrom="column">
                  <wp:posOffset>1930400</wp:posOffset>
                </wp:positionH>
                <wp:positionV relativeFrom="paragraph">
                  <wp:posOffset>-55245</wp:posOffset>
                </wp:positionV>
                <wp:extent cx="1250315" cy="577850"/>
                <wp:effectExtent l="0" t="0" r="26035" b="12700"/>
                <wp:wrapNone/>
                <wp:docPr id="143" name="Flowchart: Decision 143"/>
                <wp:cNvGraphicFramePr/>
                <a:graphic xmlns:a="http://schemas.openxmlformats.org/drawingml/2006/main">
                  <a:graphicData uri="http://schemas.microsoft.com/office/word/2010/wordprocessingShape">
                    <wps:wsp>
                      <wps:cNvSpPr/>
                      <wps:spPr>
                        <a:xfrm>
                          <a:off x="0" y="0"/>
                          <a:ext cx="1250315"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031394" id="Flowchart: Decision 143" o:spid="_x0000_s1026" type="#_x0000_t110" style="position:absolute;margin-left:152pt;margin-top:-4.35pt;width:98.45pt;height:45.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" fillcolor="white [3201]" strokecolor="black [3213]" strokeweight="1pt"/>
            </w:pict>
          </mc:Fallback>
        </mc:AlternateContent>
      </w:r>
      <w:r w:rsidRPr="00C55872">
        <w:rPr>
          <w:noProof/>
        </w:rPr>
        <mc:AlternateContent>
          <mc:Choice Requires="wps">
            <w:drawing>
              <wp:anchor distT="0" distB="0" distL="114300" distR="114300" simplePos="0" relativeHeight="251753472" behindDoc="0" locked="0" layoutInCell="1" allowOverlap="1" wp14:anchorId="3159AB7C" wp14:editId="58147037">
                <wp:simplePos x="0" y="0"/>
                <wp:positionH relativeFrom="column">
                  <wp:posOffset>3178810</wp:posOffset>
                </wp:positionH>
                <wp:positionV relativeFrom="paragraph">
                  <wp:posOffset>245110</wp:posOffset>
                </wp:positionV>
                <wp:extent cx="845185" cy="0"/>
                <wp:effectExtent l="0" t="19050" r="12065" b="19050"/>
                <wp:wrapNone/>
                <wp:docPr id="144" name="Straight Connector 144"/>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5F86A" id="Straight Connector 14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50.3pt,19.3pt" to="316.8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54496" behindDoc="0" locked="0" layoutInCell="1" allowOverlap="1" wp14:anchorId="2321C25A" wp14:editId="6129BE66">
                <wp:simplePos x="0" y="0"/>
                <wp:positionH relativeFrom="column">
                  <wp:posOffset>4016375</wp:posOffset>
                </wp:positionH>
                <wp:positionV relativeFrom="paragraph">
                  <wp:posOffset>21219</wp:posOffset>
                </wp:positionV>
                <wp:extent cx="1017905" cy="499745"/>
                <wp:effectExtent l="0" t="0" r="10795" b="14605"/>
                <wp:wrapNone/>
                <wp:docPr id="145" name="Rectangle 145"/>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0F0385" w14:textId="52C1D7B0" w:rsidR="00B6674C" w:rsidRDefault="003124B4" w:rsidP="00E863B8">
                            <w:pPr>
                              <w:jc w:val="center"/>
                            </w:pPr>
                            <w:r>
                              <w:t>CT 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1C25A" id="Rectangle 145" o:spid="_x0000_s1031" style="position:absolute;left:0;text-align:left;margin-left:316.25pt;margin-top:1.65pt;width:80.15pt;height:39.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" fillcolor="white [3212]" strokecolor="black [3213]" strokeweight="1pt">
                <v:textbox>
                  <w:txbxContent>
                    <w:p w14:paraId="540F0385" w14:textId="52C1D7B0" w:rsidR="00B6674C" w:rsidRDefault="003124B4" w:rsidP="00E863B8">
                      <w:pPr>
                        <w:jc w:val="center"/>
                      </w:pPr>
                      <w:r>
                        <w:t>CT Tin Tức</w:t>
                      </w:r>
                    </w:p>
                  </w:txbxContent>
                </v:textbox>
              </v:rect>
            </w:pict>
          </mc:Fallback>
        </mc:AlternateContent>
      </w:r>
      <w:r w:rsidRPr="00472AF3">
        <w:rPr>
          <w:szCs w:val="26"/>
          <w:lang w:val="vi-VN"/>
        </w:rPr>
        <w:tab/>
        <w:t>(1,</w:t>
      </w:r>
      <w:r>
        <w:rPr>
          <w:szCs w:val="26"/>
        </w:rPr>
        <w:t>1</w:t>
      </w:r>
      <w:r w:rsidRPr="00472AF3">
        <w:rPr>
          <w:szCs w:val="26"/>
          <w:lang w:val="vi-VN"/>
        </w:rPr>
        <w:t>)                                                  (1,</w:t>
      </w:r>
      <w:r w:rsidR="003124B4">
        <w:rPr>
          <w:szCs w:val="26"/>
        </w:rPr>
        <w:t>1</w:t>
      </w:r>
      <w:r w:rsidRPr="00472AF3">
        <w:rPr>
          <w:szCs w:val="26"/>
          <w:lang w:val="vi-VN"/>
        </w:rPr>
        <w:t>)</w:t>
      </w:r>
    </w:p>
    <w:p w14:paraId="575CC842" w14:textId="77777777" w:rsidR="00E863B8" w:rsidRPr="00C55872" w:rsidRDefault="00E863B8" w:rsidP="00E863B8">
      <w:pPr>
        <w:pStyle w:val="ListParagraph"/>
        <w:tabs>
          <w:tab w:val="left" w:pos="1861"/>
          <w:tab w:val="left" w:pos="6059"/>
        </w:tabs>
        <w:spacing w:before="120"/>
        <w:ind w:left="0"/>
        <w:jc w:val="both"/>
        <w:rPr>
          <w:szCs w:val="26"/>
          <w:lang w:val="vi-VN"/>
        </w:rPr>
      </w:pPr>
    </w:p>
    <w:p w14:paraId="1D7B7C4C" w14:textId="5495B034" w:rsidR="00E863B8" w:rsidRDefault="00E863B8" w:rsidP="00E863B8">
      <w:pPr>
        <w:spacing w:before="120"/>
        <w:jc w:val="both"/>
        <w:rPr>
          <w:szCs w:val="26"/>
          <w:lang w:val="vi-VN"/>
        </w:rPr>
      </w:pPr>
      <w:r w:rsidRPr="00C55872">
        <w:rPr>
          <w:szCs w:val="26"/>
          <w:lang w:val="vi-VN"/>
        </w:rPr>
        <w:t xml:space="preserve">Mô tả : Mỗi </w:t>
      </w:r>
      <w:r w:rsidR="00A04BF0">
        <w:rPr>
          <w:szCs w:val="26"/>
        </w:rPr>
        <w:t>một trang chi tiết tin tức sẽ thuộc một trang tin tức</w:t>
      </w:r>
      <w:r w:rsidRPr="00C55872">
        <w:rPr>
          <w:szCs w:val="26"/>
          <w:lang w:val="vi-VN"/>
        </w:rPr>
        <w:t xml:space="preserve">, mỗi </w:t>
      </w:r>
      <w:r w:rsidR="00A04BF0">
        <w:rPr>
          <w:szCs w:val="26"/>
        </w:rPr>
        <w:t>trang tin tức</w:t>
      </w:r>
      <w:r>
        <w:rPr>
          <w:szCs w:val="26"/>
        </w:rPr>
        <w:t xml:space="preserve"> </w:t>
      </w:r>
      <w:r w:rsidR="00A04BF0">
        <w:rPr>
          <w:szCs w:val="26"/>
          <w:lang w:val="vi-VN"/>
        </w:rPr>
        <w:t xml:space="preserve">chỉ có một chi tiết tin tức. Mối quan hệ giữa CT Tin Tức và Tin </w:t>
      </w:r>
      <w:r w:rsidR="00A04BF0">
        <w:rPr>
          <w:szCs w:val="26"/>
        </w:rPr>
        <w:t>Tức</w:t>
      </w:r>
      <w:r w:rsidR="00A04BF0">
        <w:rPr>
          <w:szCs w:val="26"/>
          <w:lang w:val="vi-VN"/>
        </w:rPr>
        <w:t xml:space="preserve"> là quan hệ 1-1 (một – một</w:t>
      </w:r>
      <w:r w:rsidRPr="00C55872">
        <w:rPr>
          <w:szCs w:val="26"/>
          <w:lang w:val="vi-VN"/>
        </w:rPr>
        <w:t xml:space="preserve">) </w:t>
      </w:r>
    </w:p>
    <w:p w14:paraId="15760308" w14:textId="77777777" w:rsidR="00E863B8" w:rsidRPr="00C55872" w:rsidRDefault="00E863B8" w:rsidP="00E863B8">
      <w:pPr>
        <w:spacing w:before="120"/>
        <w:jc w:val="both"/>
        <w:rPr>
          <w:szCs w:val="26"/>
          <w:lang w:val="vi-VN"/>
        </w:rPr>
      </w:pPr>
    </w:p>
    <w:p w14:paraId="6B5EF536" w14:textId="28BEB041" w:rsidR="00E863B8" w:rsidRPr="00472AF3" w:rsidRDefault="00E863B8">
      <w:pPr>
        <w:tabs>
          <w:tab w:val="left" w:pos="1861"/>
          <w:tab w:val="left" w:pos="6059"/>
        </w:tabs>
        <w:spacing w:before="120"/>
        <w:ind w:left="720"/>
        <w:jc w:val="both"/>
        <w:rPr>
          <w:szCs w:val="26"/>
          <w:lang w:val="vi-VN"/>
        </w:rPr>
        <w:pPrChange w:id="435" w:author="Nhân Nguyễn" w:date="2019-12-04T10:50:00Z">
          <w:pPr>
            <w:pStyle w:val="ListParagraph"/>
            <w:numPr>
              <w:numId w:val="62"/>
            </w:numPr>
            <w:tabs>
              <w:tab w:val="left" w:pos="1861"/>
              <w:tab w:val="left" w:pos="6059"/>
            </w:tabs>
            <w:spacing w:before="120"/>
            <w:ind w:left="0" w:hanging="360"/>
            <w:jc w:val="both"/>
          </w:pPr>
        </w:pPrChange>
      </w:pPr>
      <w:r w:rsidRPr="00C55872">
        <w:rPr>
          <w:noProof/>
        </w:rPr>
        <mc:AlternateContent>
          <mc:Choice Requires="wps">
            <w:drawing>
              <wp:anchor distT="0" distB="0" distL="114300" distR="114300" simplePos="0" relativeHeight="251756544" behindDoc="0" locked="0" layoutInCell="1" allowOverlap="1" wp14:anchorId="2D477849" wp14:editId="29DE5061">
                <wp:simplePos x="0" y="0"/>
                <wp:positionH relativeFrom="column">
                  <wp:posOffset>68580</wp:posOffset>
                </wp:positionH>
                <wp:positionV relativeFrom="paragraph">
                  <wp:posOffset>-19050</wp:posOffset>
                </wp:positionV>
                <wp:extent cx="1017905" cy="499745"/>
                <wp:effectExtent l="0" t="0" r="10795" b="14605"/>
                <wp:wrapNone/>
                <wp:docPr id="146" name="Rectangle 146"/>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2EB69B" w14:textId="0BFFD5EF" w:rsidR="00B6674C" w:rsidRDefault="00A04BF0" w:rsidP="00E863B8">
                            <w:pPr>
                              <w:jc w:val="center"/>
                            </w:pPr>
                            <w:r>
                              <w:t>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849" id="Rectangle 146" o:spid="_x0000_s1032" style="position:absolute;left:0;text-align:left;margin-left:5.4pt;margin-top:-1.5pt;width:80.1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" fillcolor="white [3212]" strokecolor="black [3213]" strokeweight="1pt">
                <v:textbox>
                  <w:txbxContent>
                    <w:p w14:paraId="6E2EB69B" w14:textId="0BFFD5EF" w:rsidR="00B6674C" w:rsidRDefault="00A04BF0" w:rsidP="00E863B8">
                      <w:pPr>
                        <w:jc w:val="center"/>
                      </w:pPr>
                      <w:r>
                        <w:t>Gói Tập</w:t>
                      </w:r>
                    </w:p>
                  </w:txbxContent>
                </v:textbox>
              </v:rect>
            </w:pict>
          </mc:Fallback>
        </mc:AlternateContent>
      </w:r>
      <w:r w:rsidRPr="00C55872">
        <w:rPr>
          <w:noProof/>
        </w:rPr>
        <mc:AlternateContent>
          <mc:Choice Requires="wps">
            <w:drawing>
              <wp:anchor distT="0" distB="0" distL="114300" distR="114300" simplePos="0" relativeHeight="251757568" behindDoc="0" locked="0" layoutInCell="1" allowOverlap="1" wp14:anchorId="50BE5422" wp14:editId="30AE6D5A">
                <wp:simplePos x="0" y="0"/>
                <wp:positionH relativeFrom="column">
                  <wp:posOffset>1086485</wp:posOffset>
                </wp:positionH>
                <wp:positionV relativeFrom="paragraph">
                  <wp:posOffset>239395</wp:posOffset>
                </wp:positionV>
                <wp:extent cx="845185" cy="0"/>
                <wp:effectExtent l="0" t="19050" r="12065" b="19050"/>
                <wp:wrapNone/>
                <wp:docPr id="147" name="Straight Connector 147"/>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FDC23" id="Straight Connector 14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85.55pt,18.85pt" to="152.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58592" behindDoc="0" locked="0" layoutInCell="1" allowOverlap="1" wp14:anchorId="2EA5D6BC" wp14:editId="2B2BB740">
                <wp:simplePos x="0" y="0"/>
                <wp:positionH relativeFrom="column">
                  <wp:posOffset>1930400</wp:posOffset>
                </wp:positionH>
                <wp:positionV relativeFrom="paragraph">
                  <wp:posOffset>-55245</wp:posOffset>
                </wp:positionV>
                <wp:extent cx="1250315" cy="577850"/>
                <wp:effectExtent l="0" t="0" r="26035" b="12700"/>
                <wp:wrapNone/>
                <wp:docPr id="148" name="Flowchart: Decision 148"/>
                <wp:cNvGraphicFramePr/>
                <a:graphic xmlns:a="http://schemas.openxmlformats.org/drawingml/2006/main">
                  <a:graphicData uri="http://schemas.microsoft.com/office/word/2010/wordprocessingShape">
                    <wps:wsp>
                      <wps:cNvSpPr/>
                      <wps:spPr>
                        <a:xfrm>
                          <a:off x="0" y="0"/>
                          <a:ext cx="1250315"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B7E5EA" id="Flowchart: Decision 148" o:spid="_x0000_s1026" type="#_x0000_t110" style="position:absolute;margin-left:152pt;margin-top:-4.35pt;width:98.45pt;height:45.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" fillcolor="white [3201]" strokecolor="black [3213]" strokeweight="1pt"/>
            </w:pict>
          </mc:Fallback>
        </mc:AlternateContent>
      </w:r>
      <w:r w:rsidRPr="00C55872">
        <w:rPr>
          <w:noProof/>
        </w:rPr>
        <mc:AlternateContent>
          <mc:Choice Requires="wps">
            <w:drawing>
              <wp:anchor distT="0" distB="0" distL="114300" distR="114300" simplePos="0" relativeHeight="251759616" behindDoc="0" locked="0" layoutInCell="1" allowOverlap="1" wp14:anchorId="4721DAA1" wp14:editId="78CD3E28">
                <wp:simplePos x="0" y="0"/>
                <wp:positionH relativeFrom="column">
                  <wp:posOffset>3178810</wp:posOffset>
                </wp:positionH>
                <wp:positionV relativeFrom="paragraph">
                  <wp:posOffset>245110</wp:posOffset>
                </wp:positionV>
                <wp:extent cx="845185" cy="0"/>
                <wp:effectExtent l="0" t="19050" r="12065" b="19050"/>
                <wp:wrapNone/>
                <wp:docPr id="151" name="Straight Connector 151"/>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CCB857" id="Straight Connector 15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50.3pt,19.3pt" to="316.8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60640" behindDoc="0" locked="0" layoutInCell="1" allowOverlap="1" wp14:anchorId="74D68568" wp14:editId="64C8D0CE">
                <wp:simplePos x="0" y="0"/>
                <wp:positionH relativeFrom="column">
                  <wp:posOffset>4016375</wp:posOffset>
                </wp:positionH>
                <wp:positionV relativeFrom="paragraph">
                  <wp:posOffset>21219</wp:posOffset>
                </wp:positionV>
                <wp:extent cx="1017905" cy="499745"/>
                <wp:effectExtent l="0" t="0" r="10795" b="14605"/>
                <wp:wrapNone/>
                <wp:docPr id="154" name="Rectangle 154"/>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1637AE" w14:textId="540767F0" w:rsidR="00B6674C" w:rsidRDefault="00A04BF0" w:rsidP="00E863B8">
                            <w:pPr>
                              <w:jc w:val="center"/>
                            </w:pPr>
                            <w:r>
                              <w:t>CT 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68568" id="Rectangle 154" o:spid="_x0000_s1033" style="position:absolute;left:0;text-align:left;margin-left:316.25pt;margin-top:1.65pt;width:80.15pt;height:39.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" fillcolor="white [3212]" strokecolor="black [3213]" strokeweight="1pt">
                <v:textbox>
                  <w:txbxContent>
                    <w:p w14:paraId="1F1637AE" w14:textId="540767F0" w:rsidR="00B6674C" w:rsidRDefault="00A04BF0" w:rsidP="00E863B8">
                      <w:pPr>
                        <w:jc w:val="center"/>
                      </w:pPr>
                      <w:r>
                        <w:t>CT Gói Tập</w:t>
                      </w:r>
                    </w:p>
                  </w:txbxContent>
                </v:textbox>
              </v:rect>
            </w:pict>
          </mc:Fallback>
        </mc:AlternateContent>
      </w:r>
      <w:r w:rsidRPr="00472AF3">
        <w:rPr>
          <w:szCs w:val="26"/>
          <w:lang w:val="vi-VN"/>
        </w:rPr>
        <w:tab/>
        <w:t>(1,</w:t>
      </w:r>
      <w:r>
        <w:rPr>
          <w:szCs w:val="26"/>
        </w:rPr>
        <w:t>1</w:t>
      </w:r>
      <w:r w:rsidRPr="00472AF3">
        <w:rPr>
          <w:szCs w:val="26"/>
          <w:lang w:val="vi-VN"/>
        </w:rPr>
        <w:t>)                                                  (1,</w:t>
      </w:r>
      <w:r w:rsidR="0088054E">
        <w:rPr>
          <w:szCs w:val="26"/>
        </w:rPr>
        <w:t>1</w:t>
      </w:r>
      <w:r w:rsidRPr="00472AF3">
        <w:rPr>
          <w:szCs w:val="26"/>
          <w:lang w:val="vi-VN"/>
        </w:rPr>
        <w:t>)</w:t>
      </w:r>
    </w:p>
    <w:p w14:paraId="34F2185F" w14:textId="77777777" w:rsidR="00E863B8" w:rsidRPr="00C55872" w:rsidRDefault="00E863B8" w:rsidP="00E863B8">
      <w:pPr>
        <w:pStyle w:val="ListParagraph"/>
        <w:tabs>
          <w:tab w:val="left" w:pos="1861"/>
          <w:tab w:val="left" w:pos="6059"/>
        </w:tabs>
        <w:spacing w:before="120"/>
        <w:ind w:left="0"/>
        <w:jc w:val="both"/>
        <w:rPr>
          <w:szCs w:val="26"/>
          <w:lang w:val="vi-VN"/>
        </w:rPr>
      </w:pPr>
    </w:p>
    <w:p w14:paraId="5C2CAAD0" w14:textId="496108A7" w:rsidR="00E863B8" w:rsidRDefault="00E863B8" w:rsidP="0088054E">
      <w:pPr>
        <w:spacing w:before="120"/>
        <w:jc w:val="both"/>
        <w:rPr>
          <w:szCs w:val="26"/>
        </w:rPr>
      </w:pPr>
      <w:r w:rsidRPr="00C55872">
        <w:rPr>
          <w:szCs w:val="26"/>
          <w:lang w:val="vi-VN"/>
        </w:rPr>
        <w:t xml:space="preserve">Mô tả : </w:t>
      </w:r>
      <w:r w:rsidR="0088054E" w:rsidRPr="00C55872">
        <w:rPr>
          <w:szCs w:val="26"/>
          <w:lang w:val="vi-VN"/>
        </w:rPr>
        <w:t xml:space="preserve">Mỗi </w:t>
      </w:r>
      <w:r w:rsidR="0088054E">
        <w:rPr>
          <w:szCs w:val="26"/>
        </w:rPr>
        <w:t xml:space="preserve">một </w:t>
      </w:r>
      <w:r w:rsidR="0088054E">
        <w:rPr>
          <w:szCs w:val="26"/>
        </w:rPr>
        <w:t>gói tập sẽ thuộc một chi tiết gói tập</w:t>
      </w:r>
      <w:r w:rsidR="0088054E" w:rsidRPr="00C55872">
        <w:rPr>
          <w:szCs w:val="26"/>
          <w:lang w:val="vi-VN"/>
        </w:rPr>
        <w:t xml:space="preserve">, mỗi </w:t>
      </w:r>
      <w:r w:rsidR="0088054E">
        <w:rPr>
          <w:szCs w:val="26"/>
        </w:rPr>
        <w:t>gói tập</w:t>
      </w:r>
      <w:r w:rsidR="0088054E">
        <w:rPr>
          <w:szCs w:val="26"/>
        </w:rPr>
        <w:t xml:space="preserve"> </w:t>
      </w:r>
      <w:r w:rsidR="0088054E">
        <w:rPr>
          <w:szCs w:val="26"/>
          <w:lang w:val="vi-VN"/>
        </w:rPr>
        <w:t>chỉ có một</w:t>
      </w:r>
      <w:r w:rsidR="0088054E">
        <w:rPr>
          <w:szCs w:val="26"/>
        </w:rPr>
        <w:t xml:space="preserve"> chi tiết gói tập</w:t>
      </w:r>
      <w:r w:rsidR="0088054E">
        <w:rPr>
          <w:szCs w:val="26"/>
          <w:lang w:val="vi-VN"/>
        </w:rPr>
        <w:t>. Mối quan hệ giữa CT Gói Tập và Gói tập</w:t>
      </w:r>
      <w:r w:rsidR="0088054E">
        <w:rPr>
          <w:szCs w:val="26"/>
          <w:lang w:val="vi-VN"/>
        </w:rPr>
        <w:t xml:space="preserve"> là quan hệ 1-1 (một – một</w:t>
      </w:r>
      <w:r w:rsidR="0088054E" w:rsidRPr="00C55872">
        <w:rPr>
          <w:szCs w:val="26"/>
          <w:lang w:val="vi-VN"/>
        </w:rPr>
        <w:t>)</w:t>
      </w:r>
    </w:p>
    <w:p w14:paraId="66FE2645" w14:textId="2B1EA419" w:rsidR="001B7CA5" w:rsidRPr="00472AF3" w:rsidRDefault="004E2538" w:rsidP="004E2538">
      <w:r w:rsidRPr="00C55872">
        <w:rPr>
          <w:noProof/>
        </w:rPr>
        <mc:AlternateContent>
          <mc:Choice Requires="wps">
            <w:drawing>
              <wp:anchor distT="0" distB="0" distL="114300" distR="114300" simplePos="0" relativeHeight="251592704" behindDoc="0" locked="0" layoutInCell="1" allowOverlap="1" wp14:anchorId="2D071D68" wp14:editId="5DCBFB6D">
                <wp:simplePos x="0" y="0"/>
                <wp:positionH relativeFrom="column">
                  <wp:posOffset>2341245</wp:posOffset>
                </wp:positionH>
                <wp:positionV relativeFrom="paragraph">
                  <wp:posOffset>156210</wp:posOffset>
                </wp:positionV>
                <wp:extent cx="1248410" cy="577850"/>
                <wp:effectExtent l="19050" t="19050" r="46990" b="31750"/>
                <wp:wrapNone/>
                <wp:docPr id="28" name="Flowchart: Decision 28"/>
                <wp:cNvGraphicFramePr/>
                <a:graphic xmlns:a="http://schemas.openxmlformats.org/drawingml/2006/main">
                  <a:graphicData uri="http://schemas.microsoft.com/office/word/2010/wordprocessingShape">
                    <wps:wsp>
                      <wps:cNvSpPr/>
                      <wps:spPr>
                        <a:xfrm>
                          <a:off x="0" y="0"/>
                          <a:ext cx="1248410"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BFDF86" id="Flowchart: Decision 28" o:spid="_x0000_s1026" type="#_x0000_t110" style="position:absolute;margin-left:184.35pt;margin-top:12.3pt;width:98.3pt;height:45.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" fillcolor="white [3201]" strokecolor="black [3213]" strokeweight="1pt"/>
            </w:pict>
          </mc:Fallback>
        </mc:AlternateContent>
      </w:r>
      <w:r w:rsidRPr="00C55872">
        <w:rPr>
          <w:noProof/>
        </w:rPr>
        <mc:AlternateContent>
          <mc:Choice Requires="wps">
            <w:drawing>
              <wp:anchor distT="0" distB="0" distL="114300" distR="114300" simplePos="0" relativeHeight="251604992" behindDoc="0" locked="0" layoutInCell="1" allowOverlap="1" wp14:anchorId="70608276" wp14:editId="7F4038B2">
                <wp:simplePos x="0" y="0"/>
                <wp:positionH relativeFrom="column">
                  <wp:posOffset>4438650</wp:posOffset>
                </wp:positionH>
                <wp:positionV relativeFrom="paragraph">
                  <wp:posOffset>195580</wp:posOffset>
                </wp:positionV>
                <wp:extent cx="1108075" cy="499745"/>
                <wp:effectExtent l="0" t="0" r="15875" b="14605"/>
                <wp:wrapNone/>
                <wp:docPr id="35" name="Rectangle 35"/>
                <wp:cNvGraphicFramePr/>
                <a:graphic xmlns:a="http://schemas.openxmlformats.org/drawingml/2006/main">
                  <a:graphicData uri="http://schemas.microsoft.com/office/word/2010/wordprocessingShape">
                    <wps:wsp>
                      <wps:cNvSpPr/>
                      <wps:spPr>
                        <a:xfrm>
                          <a:off x="0" y="0"/>
                          <a:ext cx="110807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F84995" w14:textId="5CEB52CF" w:rsidR="00B6674C" w:rsidRDefault="00A04BF0" w:rsidP="00B92D94">
                            <w:pPr>
                              <w:jc w:val="center"/>
                            </w:pPr>
                            <w:r>
                              <w:t>Loại 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8276" id="Rectangle 35" o:spid="_x0000_s1034" style="position:absolute;margin-left:349.5pt;margin-top:15.4pt;width:87.25pt;height:39.3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" fillcolor="white [3212]" strokecolor="black [3213]" strokeweight="1pt">
                <v:textbox>
                  <w:txbxContent>
                    <w:p w14:paraId="0EF84995" w14:textId="5CEB52CF" w:rsidR="00B6674C" w:rsidRDefault="00A04BF0" w:rsidP="00B92D94">
                      <w:pPr>
                        <w:jc w:val="center"/>
                      </w:pPr>
                      <w:r>
                        <w:t>Loại Gói Tập</w:t>
                      </w:r>
                    </w:p>
                  </w:txbxContent>
                </v:textbox>
              </v:rect>
            </w:pict>
          </mc:Fallback>
        </mc:AlternateContent>
      </w:r>
      <w:r w:rsidRPr="00C55872">
        <w:rPr>
          <w:noProof/>
        </w:rPr>
        <mc:AlternateContent>
          <mc:Choice Requires="wps">
            <w:drawing>
              <wp:anchor distT="0" distB="0" distL="114300" distR="114300" simplePos="0" relativeHeight="251586560" behindDoc="0" locked="0" layoutInCell="1" allowOverlap="1" wp14:anchorId="2C029136" wp14:editId="1BA0B4AE">
                <wp:simplePos x="0" y="0"/>
                <wp:positionH relativeFrom="column">
                  <wp:posOffset>1254760</wp:posOffset>
                </wp:positionH>
                <wp:positionV relativeFrom="paragraph">
                  <wp:posOffset>438785</wp:posOffset>
                </wp:positionV>
                <wp:extent cx="1085850" cy="0"/>
                <wp:effectExtent l="0" t="19050" r="0" b="19050"/>
                <wp:wrapNone/>
                <wp:docPr id="24" name="Straight Connector 24"/>
                <wp:cNvGraphicFramePr/>
                <a:graphic xmlns:a="http://schemas.openxmlformats.org/drawingml/2006/main">
                  <a:graphicData uri="http://schemas.microsoft.com/office/word/2010/wordprocessingShape">
                    <wps:wsp>
                      <wps:cNvCnPr/>
                      <wps:spPr>
                        <a:xfrm flipV="1">
                          <a:off x="0" y="0"/>
                          <a:ext cx="10858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19616" id="Straight Connector 24" o:spid="_x0000_s1026" style="position:absolute;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34.55pt" to="184.3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" strokecolor="black [3213]" strokeweight="2.25pt">
                <v:stroke joinstyle="miter"/>
              </v:line>
            </w:pict>
          </mc:Fallback>
        </mc:AlternateContent>
      </w:r>
      <w:r w:rsidRPr="00C55872">
        <w:rPr>
          <w:noProof/>
        </w:rPr>
        <mc:AlternateContent>
          <mc:Choice Requires="wps">
            <w:drawing>
              <wp:anchor distT="0" distB="0" distL="114300" distR="114300" simplePos="0" relativeHeight="251580416" behindDoc="0" locked="0" layoutInCell="1" allowOverlap="1" wp14:anchorId="2EDF18DB" wp14:editId="11FFC120">
                <wp:simplePos x="0" y="0"/>
                <wp:positionH relativeFrom="column">
                  <wp:posOffset>64135</wp:posOffset>
                </wp:positionH>
                <wp:positionV relativeFrom="paragraph">
                  <wp:posOffset>210820</wp:posOffset>
                </wp:positionV>
                <wp:extent cx="1190625" cy="499745"/>
                <wp:effectExtent l="0" t="0" r="28575" b="14605"/>
                <wp:wrapNone/>
                <wp:docPr id="23" name="Rectangle 23"/>
                <wp:cNvGraphicFramePr/>
                <a:graphic xmlns:a="http://schemas.openxmlformats.org/drawingml/2006/main">
                  <a:graphicData uri="http://schemas.microsoft.com/office/word/2010/wordprocessingShape">
                    <wps:wsp>
                      <wps:cNvSpPr/>
                      <wps:spPr>
                        <a:xfrm>
                          <a:off x="0" y="0"/>
                          <a:ext cx="119062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A16A3" w14:textId="6D5DA967" w:rsidR="00B6674C" w:rsidRDefault="00A04BF0">
                            <w:pPr>
                              <w:pPrChange w:id="436" w:author="Nhân Nguyễn" w:date="2019-12-04T10:45:00Z">
                                <w:pPr>
                                  <w:jc w:val="center"/>
                                </w:pPr>
                              </w:pPrChange>
                            </w:pPr>
                            <w:r>
                              <w:t>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F18DB" id="Rectangle 23" o:spid="_x0000_s1035" style="position:absolute;margin-left:5.05pt;margin-top:16.6pt;width:93.75pt;height:39.3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" fillcolor="white [3212]" strokecolor="black [3213]" strokeweight="1pt">
                <v:textbox>
                  <w:txbxContent>
                    <w:p w14:paraId="5BDA16A3" w14:textId="6D5DA967" w:rsidR="00B6674C" w:rsidRDefault="00A04BF0">
                      <w:pPr>
                        <w:pPrChange w:id="437" w:author="Nhân Nguyễn" w:date="2019-12-04T10:45:00Z">
                          <w:pPr>
                            <w:jc w:val="center"/>
                          </w:pPr>
                        </w:pPrChange>
                      </w:pPr>
                      <w:r>
                        <w:t>Gói Tập</w:t>
                      </w:r>
                    </w:p>
                  </w:txbxContent>
                </v:textbox>
              </v:rect>
            </w:pict>
          </mc:Fallback>
        </mc:AlternateContent>
      </w:r>
      <w:r w:rsidRPr="00C55872">
        <w:rPr>
          <w:noProof/>
        </w:rPr>
        <mc:AlternateContent>
          <mc:Choice Requires="wps">
            <w:drawing>
              <wp:anchor distT="0" distB="0" distL="114300" distR="114300" simplePos="0" relativeHeight="251598848" behindDoc="0" locked="0" layoutInCell="1" allowOverlap="1" wp14:anchorId="66B8EE0F" wp14:editId="2D00C7DA">
                <wp:simplePos x="0" y="0"/>
                <wp:positionH relativeFrom="column">
                  <wp:posOffset>3592195</wp:posOffset>
                </wp:positionH>
                <wp:positionV relativeFrom="paragraph">
                  <wp:posOffset>449580</wp:posOffset>
                </wp:positionV>
                <wp:extent cx="845185" cy="0"/>
                <wp:effectExtent l="0" t="19050" r="12065" b="19050"/>
                <wp:wrapNone/>
                <wp:docPr id="34" name="Straight Connector 34"/>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1C9E7" id="Straight Connector 34" o:spid="_x0000_s1026"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282.85pt,35.4pt" to="349.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" strokecolor="black [3213]" strokeweight="2.25pt">
                <v:stroke joinstyle="miter"/>
              </v:line>
            </w:pict>
          </mc:Fallback>
        </mc:AlternateContent>
      </w:r>
      <w:ins w:id="438" w:author="Nhân Nguyễn" w:date="2019-12-04T10:41:00Z">
        <w:r w:rsidR="00161A93">
          <w:tab/>
        </w:r>
      </w:ins>
    </w:p>
    <w:p w14:paraId="73D53BD3" w14:textId="61D4291B" w:rsidR="00A73D36" w:rsidRPr="00472AF3" w:rsidRDefault="00A73D36">
      <w:pPr>
        <w:tabs>
          <w:tab w:val="left" w:pos="1861"/>
          <w:tab w:val="left" w:pos="6059"/>
        </w:tabs>
        <w:spacing w:before="120"/>
        <w:ind w:left="720"/>
        <w:jc w:val="both"/>
        <w:rPr>
          <w:szCs w:val="26"/>
          <w:lang w:val="vi-VN"/>
        </w:rPr>
        <w:pPrChange w:id="439" w:author="Nhân Nguyễn" w:date="2019-12-04T10:40:00Z">
          <w:pPr>
            <w:pStyle w:val="ListParagraph"/>
            <w:numPr>
              <w:numId w:val="29"/>
            </w:numPr>
            <w:tabs>
              <w:tab w:val="left" w:pos="1861"/>
              <w:tab w:val="left" w:pos="6059"/>
            </w:tabs>
            <w:spacing w:before="120"/>
            <w:ind w:left="0" w:hanging="360"/>
            <w:jc w:val="both"/>
          </w:pPr>
        </w:pPrChange>
      </w:pPr>
      <w:r w:rsidRPr="00472AF3">
        <w:rPr>
          <w:szCs w:val="26"/>
          <w:lang w:val="vi-VN"/>
        </w:rPr>
        <w:tab/>
      </w:r>
      <w:ins w:id="440" w:author="Nhân Nguyễn" w:date="2019-12-04T10:43:00Z">
        <w:r w:rsidR="001B5183">
          <w:rPr>
            <w:szCs w:val="26"/>
          </w:rPr>
          <w:t xml:space="preserve">            </w:t>
        </w:r>
      </w:ins>
      <w:del w:id="441" w:author="Nhân Nguyễn" w:date="2019-12-04T10:42:00Z">
        <w:r w:rsidRPr="00472AF3" w:rsidDel="001B5183">
          <w:rPr>
            <w:szCs w:val="26"/>
            <w:lang w:val="vi-VN"/>
          </w:rPr>
          <w:delText>(1,</w:delText>
        </w:r>
        <w:r w:rsidR="00FE1A3F" w:rsidRPr="00472AF3" w:rsidDel="001B5183">
          <w:rPr>
            <w:szCs w:val="26"/>
          </w:rPr>
          <w:delText>1</w:delText>
        </w:r>
        <w:r w:rsidRPr="00472AF3" w:rsidDel="001B5183">
          <w:rPr>
            <w:szCs w:val="26"/>
            <w:lang w:val="vi-VN"/>
          </w:rPr>
          <w:delText xml:space="preserve">)    </w:delText>
        </w:r>
      </w:del>
      <w:r w:rsidRPr="00472AF3">
        <w:rPr>
          <w:szCs w:val="26"/>
          <w:lang w:val="vi-VN"/>
        </w:rPr>
        <w:t xml:space="preserve">  </w:t>
      </w:r>
      <w:del w:id="442" w:author="Nhân Nguyễn" w:date="2019-12-04T10:42:00Z">
        <w:r w:rsidRPr="00472AF3" w:rsidDel="001B5183">
          <w:rPr>
            <w:szCs w:val="26"/>
            <w:lang w:val="vi-VN"/>
          </w:rPr>
          <w:delText xml:space="preserve">           </w:delText>
        </w:r>
      </w:del>
      <w:ins w:id="443" w:author="Nhân Nguyễn" w:date="2019-12-04T10:42:00Z">
        <w:r w:rsidR="001B5183" w:rsidRPr="00802EBF">
          <w:rPr>
            <w:szCs w:val="26"/>
            <w:lang w:val="vi-VN"/>
          </w:rPr>
          <w:t>(1,</w:t>
        </w:r>
        <w:r w:rsidR="001B5183" w:rsidRPr="00802EBF">
          <w:rPr>
            <w:szCs w:val="26"/>
          </w:rPr>
          <w:t>1</w:t>
        </w:r>
        <w:r w:rsidR="001B5183" w:rsidRPr="00802EBF">
          <w:rPr>
            <w:szCs w:val="26"/>
            <w:lang w:val="vi-VN"/>
          </w:rPr>
          <w:t>)</w:t>
        </w:r>
      </w:ins>
      <w:del w:id="444" w:author="Nhân Nguyễn" w:date="2019-12-04T10:42:00Z">
        <w:r w:rsidRPr="00472AF3" w:rsidDel="001B5183">
          <w:rPr>
            <w:szCs w:val="26"/>
            <w:lang w:val="vi-VN"/>
          </w:rPr>
          <w:delText xml:space="preserve">                                 </w:delText>
        </w:r>
      </w:del>
      <w:ins w:id="445" w:author="Nhân Nguyễn" w:date="2019-12-04T10:42:00Z">
        <w:r w:rsidR="001B5183">
          <w:rPr>
            <w:szCs w:val="26"/>
            <w:lang w:val="vi-VN"/>
          </w:rPr>
          <w:tab/>
        </w:r>
        <w:r w:rsidR="001B5183">
          <w:rPr>
            <w:szCs w:val="26"/>
            <w:lang w:val="vi-VN"/>
          </w:rPr>
          <w:tab/>
        </w:r>
      </w:ins>
      <w:r w:rsidRPr="00472AF3">
        <w:rPr>
          <w:szCs w:val="26"/>
          <w:lang w:val="vi-VN"/>
        </w:rPr>
        <w:t>(1,</w:t>
      </w:r>
      <w:r w:rsidR="00FE1A3F" w:rsidRPr="00472AF3">
        <w:rPr>
          <w:szCs w:val="26"/>
        </w:rPr>
        <w:t>n</w:t>
      </w:r>
      <w:r w:rsidRPr="00472AF3">
        <w:rPr>
          <w:szCs w:val="26"/>
          <w:lang w:val="vi-VN"/>
        </w:rPr>
        <w:t>)</w:t>
      </w:r>
    </w:p>
    <w:p w14:paraId="2E962EAD" w14:textId="77777777" w:rsidR="0029182B" w:rsidRPr="00C55872" w:rsidRDefault="0029182B">
      <w:pPr>
        <w:pStyle w:val="ListParagraph"/>
        <w:tabs>
          <w:tab w:val="left" w:pos="1861"/>
          <w:tab w:val="left" w:pos="6059"/>
        </w:tabs>
        <w:spacing w:before="120"/>
        <w:ind w:left="0"/>
        <w:jc w:val="both"/>
        <w:rPr>
          <w:szCs w:val="26"/>
          <w:lang w:val="vi-VN"/>
        </w:rPr>
      </w:pPr>
    </w:p>
    <w:p w14:paraId="7E109975" w14:textId="4FE4F36C" w:rsidR="00A73D36" w:rsidRPr="00C55872" w:rsidRDefault="00A73D36">
      <w:pPr>
        <w:spacing w:before="120"/>
        <w:jc w:val="both"/>
        <w:rPr>
          <w:szCs w:val="26"/>
          <w:lang w:val="vi-VN"/>
        </w:rPr>
      </w:pPr>
      <w:r w:rsidRPr="00C55872">
        <w:rPr>
          <w:szCs w:val="26"/>
          <w:lang w:val="vi-VN"/>
        </w:rPr>
        <w:t xml:space="preserve">Mô tả : </w:t>
      </w:r>
      <w:r w:rsidR="0088054E" w:rsidRPr="00C55872">
        <w:rPr>
          <w:szCs w:val="26"/>
          <w:lang w:val="vi-VN"/>
        </w:rPr>
        <w:t xml:space="preserve">Mỗi </w:t>
      </w:r>
      <w:r w:rsidR="0088054E">
        <w:rPr>
          <w:szCs w:val="26"/>
        </w:rPr>
        <w:t xml:space="preserve">một gói tập sẽ thuộc một </w:t>
      </w:r>
      <w:r w:rsidR="0088054E">
        <w:rPr>
          <w:szCs w:val="26"/>
        </w:rPr>
        <w:t>loại</w:t>
      </w:r>
      <w:r w:rsidR="0088054E">
        <w:rPr>
          <w:szCs w:val="26"/>
        </w:rPr>
        <w:t xml:space="preserve"> gói tập</w:t>
      </w:r>
      <w:r w:rsidR="0088054E" w:rsidRPr="00C55872">
        <w:rPr>
          <w:szCs w:val="26"/>
          <w:lang w:val="vi-VN"/>
        </w:rPr>
        <w:t xml:space="preserve">, mỗi </w:t>
      </w:r>
      <w:r w:rsidR="0088054E">
        <w:rPr>
          <w:szCs w:val="26"/>
        </w:rPr>
        <w:t xml:space="preserve">gói tập </w:t>
      </w:r>
      <w:r w:rsidR="0088054E">
        <w:rPr>
          <w:szCs w:val="26"/>
          <w:lang w:val="vi-VN"/>
        </w:rPr>
        <w:t>chỉ có một</w:t>
      </w:r>
      <w:r w:rsidR="0088054E">
        <w:rPr>
          <w:szCs w:val="26"/>
        </w:rPr>
        <w:t xml:space="preserve"> </w:t>
      </w:r>
      <w:r w:rsidR="0088054E">
        <w:rPr>
          <w:szCs w:val="26"/>
        </w:rPr>
        <w:t>loại</w:t>
      </w:r>
      <w:r w:rsidR="0088054E">
        <w:rPr>
          <w:szCs w:val="26"/>
        </w:rPr>
        <w:t xml:space="preserve"> gói tập</w:t>
      </w:r>
      <w:r w:rsidR="0088054E">
        <w:rPr>
          <w:szCs w:val="26"/>
          <w:lang w:val="vi-VN"/>
        </w:rPr>
        <w:t>. Mối quan hệ giữa Loại</w:t>
      </w:r>
      <w:r w:rsidR="0088054E">
        <w:rPr>
          <w:szCs w:val="26"/>
          <w:lang w:val="vi-VN"/>
        </w:rPr>
        <w:t xml:space="preserve"> Gói Tập và Gói tập </w:t>
      </w:r>
      <w:r w:rsidRPr="00C55872">
        <w:rPr>
          <w:szCs w:val="26"/>
          <w:lang w:val="vi-VN"/>
        </w:rPr>
        <w:t xml:space="preserve">là quan hệ 1-n (một – nhiều) </w:t>
      </w:r>
    </w:p>
    <w:p w14:paraId="1ECEB4CD" w14:textId="77777777" w:rsidR="00E863B8" w:rsidRPr="00472AF3" w:rsidRDefault="00E863B8" w:rsidP="00E863B8">
      <w:r w:rsidRPr="00C55872">
        <w:rPr>
          <w:noProof/>
        </w:rPr>
        <mc:AlternateContent>
          <mc:Choice Requires="wps">
            <w:drawing>
              <wp:anchor distT="0" distB="0" distL="114300" distR="114300" simplePos="0" relativeHeight="251764736" behindDoc="0" locked="0" layoutInCell="1" allowOverlap="1" wp14:anchorId="0A93040D" wp14:editId="450F169A">
                <wp:simplePos x="0" y="0"/>
                <wp:positionH relativeFrom="column">
                  <wp:posOffset>2341245</wp:posOffset>
                </wp:positionH>
                <wp:positionV relativeFrom="paragraph">
                  <wp:posOffset>156210</wp:posOffset>
                </wp:positionV>
                <wp:extent cx="1248410" cy="577850"/>
                <wp:effectExtent l="19050" t="19050" r="46990" b="31750"/>
                <wp:wrapNone/>
                <wp:docPr id="160" name="Flowchart: Decision 160"/>
                <wp:cNvGraphicFramePr/>
                <a:graphic xmlns:a="http://schemas.openxmlformats.org/drawingml/2006/main">
                  <a:graphicData uri="http://schemas.microsoft.com/office/word/2010/wordprocessingShape">
                    <wps:wsp>
                      <wps:cNvSpPr/>
                      <wps:spPr>
                        <a:xfrm>
                          <a:off x="0" y="0"/>
                          <a:ext cx="1248410"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53EEC5" id="Flowchart: Decision 160" o:spid="_x0000_s1026" type="#_x0000_t110" style="position:absolute;margin-left:184.35pt;margin-top:12.3pt;width:98.3pt;height:45.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" fillcolor="white [3201]" strokecolor="black [3213]" strokeweight="1pt"/>
            </w:pict>
          </mc:Fallback>
        </mc:AlternateContent>
      </w:r>
      <w:r w:rsidRPr="00C55872">
        <w:rPr>
          <w:noProof/>
        </w:rPr>
        <mc:AlternateContent>
          <mc:Choice Requires="wps">
            <w:drawing>
              <wp:anchor distT="0" distB="0" distL="114300" distR="114300" simplePos="0" relativeHeight="251766784" behindDoc="0" locked="0" layoutInCell="1" allowOverlap="1" wp14:anchorId="6EE2EE67" wp14:editId="12E0EB2B">
                <wp:simplePos x="0" y="0"/>
                <wp:positionH relativeFrom="column">
                  <wp:posOffset>4438650</wp:posOffset>
                </wp:positionH>
                <wp:positionV relativeFrom="paragraph">
                  <wp:posOffset>195580</wp:posOffset>
                </wp:positionV>
                <wp:extent cx="1108075" cy="499745"/>
                <wp:effectExtent l="0" t="0" r="15875" b="14605"/>
                <wp:wrapNone/>
                <wp:docPr id="161" name="Rectangle 161"/>
                <wp:cNvGraphicFramePr/>
                <a:graphic xmlns:a="http://schemas.openxmlformats.org/drawingml/2006/main">
                  <a:graphicData uri="http://schemas.microsoft.com/office/word/2010/wordprocessingShape">
                    <wps:wsp>
                      <wps:cNvSpPr/>
                      <wps:spPr>
                        <a:xfrm>
                          <a:off x="0" y="0"/>
                          <a:ext cx="110807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8E3048" w14:textId="758D651F" w:rsidR="00B6674C" w:rsidRDefault="007A5027" w:rsidP="00E863B8">
                            <w:pPr>
                              <w:jc w:val="center"/>
                            </w:pPr>
                            <w:r>
                              <w:t>CT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2EE67" id="Rectangle 161" o:spid="_x0000_s1036" style="position:absolute;margin-left:349.5pt;margin-top:15.4pt;width:87.25pt;height:39.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" fillcolor="white [3212]" strokecolor="black [3213]" strokeweight="1pt">
                <v:textbox>
                  <w:txbxContent>
                    <w:p w14:paraId="518E3048" w14:textId="758D651F" w:rsidR="00B6674C" w:rsidRDefault="007A5027" w:rsidP="00E863B8">
                      <w:pPr>
                        <w:jc w:val="center"/>
                      </w:pPr>
                      <w:r>
                        <w:t>CT Đơn Hàng</w:t>
                      </w:r>
                    </w:p>
                  </w:txbxContent>
                </v:textbox>
              </v:rect>
            </w:pict>
          </mc:Fallback>
        </mc:AlternateContent>
      </w:r>
      <w:r w:rsidRPr="00C55872">
        <w:rPr>
          <w:noProof/>
        </w:rPr>
        <mc:AlternateContent>
          <mc:Choice Requires="wps">
            <w:drawing>
              <wp:anchor distT="0" distB="0" distL="114300" distR="114300" simplePos="0" relativeHeight="251763712" behindDoc="0" locked="0" layoutInCell="1" allowOverlap="1" wp14:anchorId="59AA8CF0" wp14:editId="7EEDB57D">
                <wp:simplePos x="0" y="0"/>
                <wp:positionH relativeFrom="column">
                  <wp:posOffset>1254760</wp:posOffset>
                </wp:positionH>
                <wp:positionV relativeFrom="paragraph">
                  <wp:posOffset>438785</wp:posOffset>
                </wp:positionV>
                <wp:extent cx="1085850" cy="0"/>
                <wp:effectExtent l="0" t="19050" r="0" b="19050"/>
                <wp:wrapNone/>
                <wp:docPr id="162" name="Straight Connector 162"/>
                <wp:cNvGraphicFramePr/>
                <a:graphic xmlns:a="http://schemas.openxmlformats.org/drawingml/2006/main">
                  <a:graphicData uri="http://schemas.microsoft.com/office/word/2010/wordprocessingShape">
                    <wps:wsp>
                      <wps:cNvCnPr/>
                      <wps:spPr>
                        <a:xfrm flipV="1">
                          <a:off x="0" y="0"/>
                          <a:ext cx="10858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DD120" id="Straight Connector 162"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34.55pt" to="184.3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62688" behindDoc="0" locked="0" layoutInCell="1" allowOverlap="1" wp14:anchorId="0058889B" wp14:editId="5F7D5017">
                <wp:simplePos x="0" y="0"/>
                <wp:positionH relativeFrom="column">
                  <wp:posOffset>64135</wp:posOffset>
                </wp:positionH>
                <wp:positionV relativeFrom="paragraph">
                  <wp:posOffset>210820</wp:posOffset>
                </wp:positionV>
                <wp:extent cx="1190625" cy="499745"/>
                <wp:effectExtent l="0" t="0" r="28575" b="14605"/>
                <wp:wrapNone/>
                <wp:docPr id="163" name="Rectangle 163"/>
                <wp:cNvGraphicFramePr/>
                <a:graphic xmlns:a="http://schemas.openxmlformats.org/drawingml/2006/main">
                  <a:graphicData uri="http://schemas.microsoft.com/office/word/2010/wordprocessingShape">
                    <wps:wsp>
                      <wps:cNvSpPr/>
                      <wps:spPr>
                        <a:xfrm>
                          <a:off x="0" y="0"/>
                          <a:ext cx="119062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8FF278" w14:textId="52B81E1D" w:rsidR="00B6674C" w:rsidRDefault="007A5027">
                            <w:pPr>
                              <w:pPrChange w:id="446" w:author="Nhân Nguyễn" w:date="2019-12-04T10:45:00Z">
                                <w:pPr>
                                  <w:jc w:val="center"/>
                                </w:pPr>
                              </w:pPrChange>
                            </w:pPr>
                            <w: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8889B" id="Rectangle 163" o:spid="_x0000_s1037" style="position:absolute;margin-left:5.05pt;margin-top:16.6pt;width:93.75pt;height:39.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" fillcolor="white [3212]" strokecolor="black [3213]" strokeweight="1pt">
                <v:textbox>
                  <w:txbxContent>
                    <w:p w14:paraId="498FF278" w14:textId="52B81E1D" w:rsidR="00B6674C" w:rsidRDefault="007A5027">
                      <w:pPr>
                        <w:pPrChange w:id="447" w:author="Nhân Nguyễn" w:date="2019-12-04T10:45:00Z">
                          <w:pPr>
                            <w:jc w:val="center"/>
                          </w:pPr>
                        </w:pPrChange>
                      </w:pPr>
                      <w:r>
                        <w:t>Đơn Hàng</w:t>
                      </w:r>
                    </w:p>
                  </w:txbxContent>
                </v:textbox>
              </v:rect>
            </w:pict>
          </mc:Fallback>
        </mc:AlternateContent>
      </w:r>
      <w:r w:rsidRPr="00C55872">
        <w:rPr>
          <w:noProof/>
        </w:rPr>
        <mc:AlternateContent>
          <mc:Choice Requires="wps">
            <w:drawing>
              <wp:anchor distT="0" distB="0" distL="114300" distR="114300" simplePos="0" relativeHeight="251765760" behindDoc="0" locked="0" layoutInCell="1" allowOverlap="1" wp14:anchorId="65765B85" wp14:editId="08A1EB64">
                <wp:simplePos x="0" y="0"/>
                <wp:positionH relativeFrom="column">
                  <wp:posOffset>3592195</wp:posOffset>
                </wp:positionH>
                <wp:positionV relativeFrom="paragraph">
                  <wp:posOffset>449580</wp:posOffset>
                </wp:positionV>
                <wp:extent cx="845185" cy="0"/>
                <wp:effectExtent l="0" t="19050" r="12065" b="19050"/>
                <wp:wrapNone/>
                <wp:docPr id="164" name="Straight Connector 164"/>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7F8F0" id="Straight Connector 164"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82.85pt,35.4pt" to="349.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" strokecolor="black [3213]" strokeweight="2.25pt">
                <v:stroke joinstyle="miter"/>
              </v:line>
            </w:pict>
          </mc:Fallback>
        </mc:AlternateContent>
      </w:r>
      <w:ins w:id="448" w:author="Nhân Nguyễn" w:date="2019-12-04T10:41:00Z">
        <w:r>
          <w:tab/>
        </w:r>
      </w:ins>
    </w:p>
    <w:p w14:paraId="7AFAD62A" w14:textId="77777777" w:rsidR="00E863B8" w:rsidRPr="00472AF3" w:rsidRDefault="00E863B8">
      <w:pPr>
        <w:tabs>
          <w:tab w:val="left" w:pos="1861"/>
          <w:tab w:val="left" w:pos="6059"/>
        </w:tabs>
        <w:spacing w:before="120"/>
        <w:ind w:left="720"/>
        <w:jc w:val="both"/>
        <w:rPr>
          <w:szCs w:val="26"/>
          <w:lang w:val="vi-VN"/>
        </w:rPr>
        <w:pPrChange w:id="449" w:author="Nhân Nguyễn" w:date="2019-12-04T10:40:00Z">
          <w:pPr>
            <w:pStyle w:val="ListParagraph"/>
            <w:numPr>
              <w:numId w:val="29"/>
            </w:numPr>
            <w:tabs>
              <w:tab w:val="left" w:pos="1861"/>
              <w:tab w:val="left" w:pos="6059"/>
            </w:tabs>
            <w:spacing w:before="120"/>
            <w:ind w:left="0" w:hanging="360"/>
            <w:jc w:val="both"/>
          </w:pPr>
        </w:pPrChange>
      </w:pPr>
      <w:r w:rsidRPr="00472AF3">
        <w:rPr>
          <w:szCs w:val="26"/>
          <w:lang w:val="vi-VN"/>
        </w:rPr>
        <w:tab/>
      </w:r>
      <w:ins w:id="450" w:author="Nhân Nguyễn" w:date="2019-12-04T10:43:00Z">
        <w:r>
          <w:rPr>
            <w:szCs w:val="26"/>
          </w:rPr>
          <w:t xml:space="preserve">            </w:t>
        </w:r>
      </w:ins>
      <w:del w:id="451" w:author="Nhân Nguyễn" w:date="2019-12-04T10:42:00Z">
        <w:r w:rsidRPr="00472AF3" w:rsidDel="001B5183">
          <w:rPr>
            <w:szCs w:val="26"/>
            <w:lang w:val="vi-VN"/>
          </w:rPr>
          <w:delText>(1,</w:delText>
        </w:r>
        <w:r w:rsidRPr="00472AF3" w:rsidDel="001B5183">
          <w:rPr>
            <w:szCs w:val="26"/>
          </w:rPr>
          <w:delText>1</w:delText>
        </w:r>
        <w:r w:rsidRPr="00472AF3" w:rsidDel="001B5183">
          <w:rPr>
            <w:szCs w:val="26"/>
            <w:lang w:val="vi-VN"/>
          </w:rPr>
          <w:delText xml:space="preserve">)    </w:delText>
        </w:r>
      </w:del>
      <w:r w:rsidRPr="00472AF3">
        <w:rPr>
          <w:szCs w:val="26"/>
          <w:lang w:val="vi-VN"/>
        </w:rPr>
        <w:t xml:space="preserve">  </w:t>
      </w:r>
      <w:del w:id="452" w:author="Nhân Nguyễn" w:date="2019-12-04T10:42:00Z">
        <w:r w:rsidRPr="00472AF3" w:rsidDel="001B5183">
          <w:rPr>
            <w:szCs w:val="26"/>
            <w:lang w:val="vi-VN"/>
          </w:rPr>
          <w:delText xml:space="preserve">           </w:delText>
        </w:r>
      </w:del>
      <w:ins w:id="453" w:author="Nhân Nguyễn" w:date="2019-12-04T10:42:00Z">
        <w:r w:rsidRPr="00802EBF">
          <w:rPr>
            <w:szCs w:val="26"/>
            <w:lang w:val="vi-VN"/>
          </w:rPr>
          <w:t>(1,</w:t>
        </w:r>
        <w:r w:rsidRPr="00802EBF">
          <w:rPr>
            <w:szCs w:val="26"/>
          </w:rPr>
          <w:t>1</w:t>
        </w:r>
        <w:r w:rsidRPr="00802EBF">
          <w:rPr>
            <w:szCs w:val="26"/>
            <w:lang w:val="vi-VN"/>
          </w:rPr>
          <w:t>)</w:t>
        </w:r>
      </w:ins>
      <w:del w:id="454" w:author="Nhân Nguyễn" w:date="2019-12-04T10:42:00Z">
        <w:r w:rsidRPr="00472AF3" w:rsidDel="001B5183">
          <w:rPr>
            <w:szCs w:val="26"/>
            <w:lang w:val="vi-VN"/>
          </w:rPr>
          <w:delText xml:space="preserve">                                 </w:delText>
        </w:r>
      </w:del>
      <w:ins w:id="455" w:author="Nhân Nguyễn" w:date="2019-12-04T10:42:00Z">
        <w:r>
          <w:rPr>
            <w:szCs w:val="26"/>
            <w:lang w:val="vi-VN"/>
          </w:rPr>
          <w:tab/>
        </w:r>
        <w:r>
          <w:rPr>
            <w:szCs w:val="26"/>
            <w:lang w:val="vi-VN"/>
          </w:rPr>
          <w:tab/>
        </w:r>
      </w:ins>
      <w:r w:rsidRPr="00472AF3">
        <w:rPr>
          <w:szCs w:val="26"/>
          <w:lang w:val="vi-VN"/>
        </w:rPr>
        <w:t>(1,</w:t>
      </w:r>
      <w:r w:rsidRPr="00472AF3">
        <w:rPr>
          <w:szCs w:val="26"/>
        </w:rPr>
        <w:t>n</w:t>
      </w:r>
      <w:r w:rsidRPr="00472AF3">
        <w:rPr>
          <w:szCs w:val="26"/>
          <w:lang w:val="vi-VN"/>
        </w:rPr>
        <w:t>)</w:t>
      </w:r>
    </w:p>
    <w:p w14:paraId="03F70438" w14:textId="77777777" w:rsidR="00E863B8" w:rsidRPr="00C55872" w:rsidRDefault="00E863B8" w:rsidP="00E863B8">
      <w:pPr>
        <w:pStyle w:val="ListParagraph"/>
        <w:tabs>
          <w:tab w:val="left" w:pos="1861"/>
          <w:tab w:val="left" w:pos="6059"/>
        </w:tabs>
        <w:spacing w:before="120"/>
        <w:ind w:left="0"/>
        <w:jc w:val="both"/>
        <w:rPr>
          <w:szCs w:val="26"/>
          <w:lang w:val="vi-VN"/>
        </w:rPr>
      </w:pPr>
    </w:p>
    <w:p w14:paraId="36698EAB" w14:textId="0FB20001" w:rsidR="00E863B8" w:rsidRDefault="00E863B8" w:rsidP="00E863B8">
      <w:pPr>
        <w:spacing w:before="120"/>
        <w:jc w:val="both"/>
        <w:rPr>
          <w:szCs w:val="26"/>
          <w:lang w:val="vi-VN"/>
        </w:rPr>
      </w:pPr>
      <w:r w:rsidRPr="00C55872">
        <w:rPr>
          <w:szCs w:val="26"/>
          <w:lang w:val="vi-VN"/>
        </w:rPr>
        <w:t xml:space="preserve">Mô tả </w:t>
      </w:r>
      <w:r w:rsidR="007A5027">
        <w:rPr>
          <w:szCs w:val="26"/>
        </w:rPr>
        <w:t xml:space="preserve">: </w:t>
      </w:r>
      <w:r w:rsidR="007A5027" w:rsidRPr="00C55872">
        <w:rPr>
          <w:szCs w:val="26"/>
          <w:lang w:val="vi-VN"/>
        </w:rPr>
        <w:t xml:space="preserve">Mỗi </w:t>
      </w:r>
      <w:r w:rsidR="007A5027">
        <w:rPr>
          <w:szCs w:val="26"/>
        </w:rPr>
        <w:t xml:space="preserve">một </w:t>
      </w:r>
      <w:r w:rsidR="007A5027">
        <w:rPr>
          <w:szCs w:val="26"/>
        </w:rPr>
        <w:t>đơn hàng</w:t>
      </w:r>
      <w:r w:rsidR="007A5027">
        <w:rPr>
          <w:szCs w:val="26"/>
        </w:rPr>
        <w:t xml:space="preserve"> sẽ thuộc một chi tiết </w:t>
      </w:r>
      <w:r w:rsidR="007A5027">
        <w:rPr>
          <w:szCs w:val="26"/>
        </w:rPr>
        <w:t>đơn hàng</w:t>
      </w:r>
      <w:r w:rsidR="007A5027" w:rsidRPr="00C55872">
        <w:rPr>
          <w:szCs w:val="26"/>
          <w:lang w:val="vi-VN"/>
        </w:rPr>
        <w:t xml:space="preserve">, mỗi </w:t>
      </w:r>
      <w:r w:rsidR="007A5027">
        <w:rPr>
          <w:szCs w:val="26"/>
        </w:rPr>
        <w:t>đơn hàng</w:t>
      </w:r>
      <w:r w:rsidR="007A5027">
        <w:rPr>
          <w:szCs w:val="26"/>
        </w:rPr>
        <w:t xml:space="preserve"> </w:t>
      </w:r>
      <w:r w:rsidR="007A5027">
        <w:rPr>
          <w:szCs w:val="26"/>
          <w:lang w:val="vi-VN"/>
        </w:rPr>
        <w:t>chỉ có một</w:t>
      </w:r>
      <w:r w:rsidR="007A5027">
        <w:rPr>
          <w:szCs w:val="26"/>
        </w:rPr>
        <w:t xml:space="preserve"> chi tiết </w:t>
      </w:r>
      <w:r w:rsidR="007A5027">
        <w:rPr>
          <w:szCs w:val="26"/>
        </w:rPr>
        <w:t>đơn hàng</w:t>
      </w:r>
      <w:r w:rsidR="007A5027">
        <w:rPr>
          <w:szCs w:val="26"/>
          <w:lang w:val="vi-VN"/>
        </w:rPr>
        <w:t xml:space="preserve">. Mối quan hệ giữa CT </w:t>
      </w:r>
      <w:r w:rsidR="007A5027">
        <w:rPr>
          <w:szCs w:val="26"/>
        </w:rPr>
        <w:t xml:space="preserve">Đơn Hàng </w:t>
      </w:r>
      <w:r w:rsidR="007A5027">
        <w:rPr>
          <w:szCs w:val="26"/>
          <w:lang w:val="vi-VN"/>
        </w:rPr>
        <w:t>và Đơn Hàng</w:t>
      </w:r>
      <w:r w:rsidR="007A5027" w:rsidRPr="00C55872">
        <w:rPr>
          <w:szCs w:val="26"/>
          <w:lang w:val="vi-VN"/>
        </w:rPr>
        <w:t xml:space="preserve"> </w:t>
      </w:r>
      <w:r w:rsidR="007A5027">
        <w:rPr>
          <w:szCs w:val="26"/>
          <w:lang w:val="vi-VN"/>
        </w:rPr>
        <w:t>là quan hệ 1-1 (một – một</w:t>
      </w:r>
      <w:r w:rsidRPr="00C55872">
        <w:rPr>
          <w:szCs w:val="26"/>
          <w:lang w:val="vi-VN"/>
        </w:rPr>
        <w:t xml:space="preserve">) </w:t>
      </w:r>
    </w:p>
    <w:p w14:paraId="26290767" w14:textId="77777777" w:rsidR="00E863B8" w:rsidRDefault="00E863B8">
      <w:pPr>
        <w:spacing w:after="160" w:line="259" w:lineRule="auto"/>
        <w:rPr>
          <w:szCs w:val="26"/>
          <w:lang w:val="vi-VN"/>
        </w:rPr>
      </w:pPr>
      <w:r>
        <w:rPr>
          <w:szCs w:val="26"/>
          <w:lang w:val="vi-VN"/>
        </w:rPr>
        <w:br w:type="page"/>
      </w:r>
    </w:p>
    <w:p w14:paraId="65328E4D" w14:textId="77777777" w:rsidR="00E863B8" w:rsidRPr="00472AF3" w:rsidRDefault="00E863B8" w:rsidP="00E863B8">
      <w:r w:rsidRPr="00C55872">
        <w:rPr>
          <w:noProof/>
        </w:rPr>
        <w:lastRenderedPageBreak/>
        <mc:AlternateContent>
          <mc:Choice Requires="wps">
            <w:drawing>
              <wp:anchor distT="0" distB="0" distL="114300" distR="114300" simplePos="0" relativeHeight="251770880" behindDoc="0" locked="0" layoutInCell="1" allowOverlap="1" wp14:anchorId="5F405F2B" wp14:editId="438FE28A">
                <wp:simplePos x="0" y="0"/>
                <wp:positionH relativeFrom="column">
                  <wp:posOffset>2341245</wp:posOffset>
                </wp:positionH>
                <wp:positionV relativeFrom="paragraph">
                  <wp:posOffset>156210</wp:posOffset>
                </wp:positionV>
                <wp:extent cx="1248410" cy="577850"/>
                <wp:effectExtent l="19050" t="19050" r="46990" b="31750"/>
                <wp:wrapNone/>
                <wp:docPr id="170" name="Flowchart: Decision 170"/>
                <wp:cNvGraphicFramePr/>
                <a:graphic xmlns:a="http://schemas.openxmlformats.org/drawingml/2006/main">
                  <a:graphicData uri="http://schemas.microsoft.com/office/word/2010/wordprocessingShape">
                    <wps:wsp>
                      <wps:cNvSpPr/>
                      <wps:spPr>
                        <a:xfrm>
                          <a:off x="0" y="0"/>
                          <a:ext cx="1248410"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962D48" id="Flowchart: Decision 170" o:spid="_x0000_s1026" type="#_x0000_t110" style="position:absolute;margin-left:184.35pt;margin-top:12.3pt;width:98.3pt;height:45.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" fillcolor="white [3201]" strokecolor="black [3213]" strokeweight="1pt"/>
            </w:pict>
          </mc:Fallback>
        </mc:AlternateContent>
      </w:r>
      <w:r w:rsidRPr="00C55872">
        <w:rPr>
          <w:noProof/>
        </w:rPr>
        <mc:AlternateContent>
          <mc:Choice Requires="wps">
            <w:drawing>
              <wp:anchor distT="0" distB="0" distL="114300" distR="114300" simplePos="0" relativeHeight="251772928" behindDoc="0" locked="0" layoutInCell="1" allowOverlap="1" wp14:anchorId="01F2B3E2" wp14:editId="56EBA038">
                <wp:simplePos x="0" y="0"/>
                <wp:positionH relativeFrom="column">
                  <wp:posOffset>4438650</wp:posOffset>
                </wp:positionH>
                <wp:positionV relativeFrom="paragraph">
                  <wp:posOffset>195580</wp:posOffset>
                </wp:positionV>
                <wp:extent cx="1108075" cy="499745"/>
                <wp:effectExtent l="0" t="0" r="15875" b="14605"/>
                <wp:wrapNone/>
                <wp:docPr id="171" name="Rectangle 171"/>
                <wp:cNvGraphicFramePr/>
                <a:graphic xmlns:a="http://schemas.openxmlformats.org/drawingml/2006/main">
                  <a:graphicData uri="http://schemas.microsoft.com/office/word/2010/wordprocessingShape">
                    <wps:wsp>
                      <wps:cNvSpPr/>
                      <wps:spPr>
                        <a:xfrm>
                          <a:off x="0" y="0"/>
                          <a:ext cx="110807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92003" w14:textId="2BE92000" w:rsidR="00B6674C" w:rsidRDefault="007A5027" w:rsidP="00E863B8">
                            <w:pPr>
                              <w:jc w:val="center"/>
                            </w:pPr>
                            <w:r>
                              <w:t>Gói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2B3E2" id="Rectangle 171" o:spid="_x0000_s1038" style="position:absolute;margin-left:349.5pt;margin-top:15.4pt;width:87.25pt;height:39.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" fillcolor="white [3212]" strokecolor="black [3213]" strokeweight="1pt">
                <v:textbox>
                  <w:txbxContent>
                    <w:p w14:paraId="25592003" w14:textId="2BE92000" w:rsidR="00B6674C" w:rsidRDefault="007A5027" w:rsidP="00E863B8">
                      <w:pPr>
                        <w:jc w:val="center"/>
                      </w:pPr>
                      <w:r>
                        <w:t>Gói Tập</w:t>
                      </w:r>
                    </w:p>
                  </w:txbxContent>
                </v:textbox>
              </v:rect>
            </w:pict>
          </mc:Fallback>
        </mc:AlternateContent>
      </w:r>
      <w:r w:rsidRPr="00C55872">
        <w:rPr>
          <w:noProof/>
        </w:rPr>
        <mc:AlternateContent>
          <mc:Choice Requires="wps">
            <w:drawing>
              <wp:anchor distT="0" distB="0" distL="114300" distR="114300" simplePos="0" relativeHeight="251769856" behindDoc="0" locked="0" layoutInCell="1" allowOverlap="1" wp14:anchorId="286E6A40" wp14:editId="2EEEE4EE">
                <wp:simplePos x="0" y="0"/>
                <wp:positionH relativeFrom="column">
                  <wp:posOffset>1254760</wp:posOffset>
                </wp:positionH>
                <wp:positionV relativeFrom="paragraph">
                  <wp:posOffset>438785</wp:posOffset>
                </wp:positionV>
                <wp:extent cx="1085850" cy="0"/>
                <wp:effectExtent l="0" t="19050" r="0" b="19050"/>
                <wp:wrapNone/>
                <wp:docPr id="172" name="Straight Connector 172"/>
                <wp:cNvGraphicFramePr/>
                <a:graphic xmlns:a="http://schemas.openxmlformats.org/drawingml/2006/main">
                  <a:graphicData uri="http://schemas.microsoft.com/office/word/2010/wordprocessingShape">
                    <wps:wsp>
                      <wps:cNvCnPr/>
                      <wps:spPr>
                        <a:xfrm flipV="1">
                          <a:off x="0" y="0"/>
                          <a:ext cx="10858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84CF7" id="Straight Connector 172"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34.55pt" to="184.3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" strokecolor="black [3213]" strokeweight="2.25pt">
                <v:stroke joinstyle="miter"/>
              </v:line>
            </w:pict>
          </mc:Fallback>
        </mc:AlternateContent>
      </w:r>
      <w:r w:rsidRPr="00C55872">
        <w:rPr>
          <w:noProof/>
        </w:rPr>
        <mc:AlternateContent>
          <mc:Choice Requires="wps">
            <w:drawing>
              <wp:anchor distT="0" distB="0" distL="114300" distR="114300" simplePos="0" relativeHeight="251768832" behindDoc="0" locked="0" layoutInCell="1" allowOverlap="1" wp14:anchorId="1DD14379" wp14:editId="0016379A">
                <wp:simplePos x="0" y="0"/>
                <wp:positionH relativeFrom="column">
                  <wp:posOffset>64135</wp:posOffset>
                </wp:positionH>
                <wp:positionV relativeFrom="paragraph">
                  <wp:posOffset>210820</wp:posOffset>
                </wp:positionV>
                <wp:extent cx="1190625" cy="499745"/>
                <wp:effectExtent l="0" t="0" r="28575" b="14605"/>
                <wp:wrapNone/>
                <wp:docPr id="173" name="Rectangle 173"/>
                <wp:cNvGraphicFramePr/>
                <a:graphic xmlns:a="http://schemas.openxmlformats.org/drawingml/2006/main">
                  <a:graphicData uri="http://schemas.microsoft.com/office/word/2010/wordprocessingShape">
                    <wps:wsp>
                      <wps:cNvSpPr/>
                      <wps:spPr>
                        <a:xfrm>
                          <a:off x="0" y="0"/>
                          <a:ext cx="119062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DDADF" w14:textId="4EC4C615" w:rsidR="00B6674C" w:rsidRDefault="007A5027" w:rsidP="007A5027">
                            <w:pPr>
                              <w:jc w:val="center"/>
                              <w:pPrChange w:id="456" w:author="Nhân Nguyễn" w:date="2019-12-04T10:45:00Z">
                                <w:pPr>
                                  <w:jc w:val="center"/>
                                </w:pPr>
                              </w:pPrChange>
                            </w:pPr>
                            <w:r>
                              <w:t>CT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14379" id="Rectangle 173" o:spid="_x0000_s1039" style="position:absolute;margin-left:5.05pt;margin-top:16.6pt;width:93.75pt;height:39.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" fillcolor="white [3212]" strokecolor="black [3213]" strokeweight="1pt">
                <v:textbox>
                  <w:txbxContent>
                    <w:p w14:paraId="672DDADF" w14:textId="4EC4C615" w:rsidR="00B6674C" w:rsidRDefault="007A5027" w:rsidP="007A5027">
                      <w:pPr>
                        <w:jc w:val="center"/>
                        <w:pPrChange w:id="457" w:author="Nhân Nguyễn" w:date="2019-12-04T10:45:00Z">
                          <w:pPr>
                            <w:jc w:val="center"/>
                          </w:pPr>
                        </w:pPrChange>
                      </w:pPr>
                      <w:r>
                        <w:t>CT Đơn Hàng</w:t>
                      </w:r>
                    </w:p>
                  </w:txbxContent>
                </v:textbox>
              </v:rect>
            </w:pict>
          </mc:Fallback>
        </mc:AlternateContent>
      </w:r>
      <w:r w:rsidRPr="00C55872">
        <w:rPr>
          <w:noProof/>
        </w:rPr>
        <mc:AlternateContent>
          <mc:Choice Requires="wps">
            <w:drawing>
              <wp:anchor distT="0" distB="0" distL="114300" distR="114300" simplePos="0" relativeHeight="251771904" behindDoc="0" locked="0" layoutInCell="1" allowOverlap="1" wp14:anchorId="6F5FBCB9" wp14:editId="46D804BC">
                <wp:simplePos x="0" y="0"/>
                <wp:positionH relativeFrom="column">
                  <wp:posOffset>3592195</wp:posOffset>
                </wp:positionH>
                <wp:positionV relativeFrom="paragraph">
                  <wp:posOffset>449580</wp:posOffset>
                </wp:positionV>
                <wp:extent cx="845185" cy="0"/>
                <wp:effectExtent l="0" t="19050" r="12065" b="19050"/>
                <wp:wrapNone/>
                <wp:docPr id="174" name="Straight Connector 174"/>
                <wp:cNvGraphicFramePr/>
                <a:graphic xmlns:a="http://schemas.openxmlformats.org/drawingml/2006/main">
                  <a:graphicData uri="http://schemas.microsoft.com/office/word/2010/wordprocessingShape">
                    <wps:wsp>
                      <wps:cNvCnPr/>
                      <wps:spPr>
                        <a:xfrm>
                          <a:off x="0" y="0"/>
                          <a:ext cx="8451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D649F4" id="Straight Connector 174"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82.85pt,35.4pt" to="349.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" strokecolor="black [3213]" strokeweight="2.25pt">
                <v:stroke joinstyle="miter"/>
              </v:line>
            </w:pict>
          </mc:Fallback>
        </mc:AlternateContent>
      </w:r>
      <w:ins w:id="458" w:author="Nhân Nguyễn" w:date="2019-12-04T10:41:00Z">
        <w:r>
          <w:tab/>
        </w:r>
      </w:ins>
    </w:p>
    <w:p w14:paraId="5F8A1263" w14:textId="7D2D157D" w:rsidR="00E863B8" w:rsidRPr="00472AF3" w:rsidRDefault="00E863B8">
      <w:pPr>
        <w:tabs>
          <w:tab w:val="left" w:pos="1861"/>
          <w:tab w:val="left" w:pos="6059"/>
        </w:tabs>
        <w:spacing w:before="120"/>
        <w:ind w:left="720"/>
        <w:jc w:val="both"/>
        <w:rPr>
          <w:szCs w:val="26"/>
          <w:lang w:val="vi-VN"/>
        </w:rPr>
        <w:pPrChange w:id="459" w:author="Nhân Nguyễn" w:date="2019-12-04T10:40:00Z">
          <w:pPr>
            <w:pStyle w:val="ListParagraph"/>
            <w:numPr>
              <w:numId w:val="29"/>
            </w:numPr>
            <w:tabs>
              <w:tab w:val="left" w:pos="1861"/>
              <w:tab w:val="left" w:pos="6059"/>
            </w:tabs>
            <w:spacing w:before="120"/>
            <w:ind w:left="0" w:hanging="360"/>
            <w:jc w:val="both"/>
          </w:pPr>
        </w:pPrChange>
      </w:pPr>
      <w:r w:rsidRPr="00472AF3">
        <w:rPr>
          <w:szCs w:val="26"/>
          <w:lang w:val="vi-VN"/>
        </w:rPr>
        <w:tab/>
      </w:r>
      <w:ins w:id="460" w:author="Nhân Nguyễn" w:date="2019-12-04T10:43:00Z">
        <w:r>
          <w:rPr>
            <w:szCs w:val="26"/>
          </w:rPr>
          <w:t xml:space="preserve">            </w:t>
        </w:r>
      </w:ins>
      <w:del w:id="461" w:author="Nhân Nguyễn" w:date="2019-12-04T10:42:00Z">
        <w:r w:rsidRPr="00472AF3" w:rsidDel="001B5183">
          <w:rPr>
            <w:szCs w:val="26"/>
            <w:lang w:val="vi-VN"/>
          </w:rPr>
          <w:delText>(1,</w:delText>
        </w:r>
        <w:r w:rsidRPr="00472AF3" w:rsidDel="001B5183">
          <w:rPr>
            <w:szCs w:val="26"/>
          </w:rPr>
          <w:delText>1</w:delText>
        </w:r>
        <w:r w:rsidRPr="00472AF3" w:rsidDel="001B5183">
          <w:rPr>
            <w:szCs w:val="26"/>
            <w:lang w:val="vi-VN"/>
          </w:rPr>
          <w:delText xml:space="preserve">)    </w:delText>
        </w:r>
      </w:del>
      <w:r w:rsidRPr="00472AF3">
        <w:rPr>
          <w:szCs w:val="26"/>
          <w:lang w:val="vi-VN"/>
        </w:rPr>
        <w:t xml:space="preserve">  </w:t>
      </w:r>
      <w:del w:id="462" w:author="Nhân Nguyễn" w:date="2019-12-04T10:42:00Z">
        <w:r w:rsidRPr="00472AF3" w:rsidDel="001B5183">
          <w:rPr>
            <w:szCs w:val="26"/>
            <w:lang w:val="vi-VN"/>
          </w:rPr>
          <w:delText xml:space="preserve">           </w:delText>
        </w:r>
      </w:del>
      <w:ins w:id="463" w:author="Nhân Nguyễn" w:date="2019-12-04T10:42:00Z">
        <w:r w:rsidRPr="00802EBF">
          <w:rPr>
            <w:szCs w:val="26"/>
            <w:lang w:val="vi-VN"/>
          </w:rPr>
          <w:t>(1,</w:t>
        </w:r>
      </w:ins>
      <w:r w:rsidR="007A5027">
        <w:rPr>
          <w:szCs w:val="26"/>
        </w:rPr>
        <w:t>n</w:t>
      </w:r>
      <w:ins w:id="464" w:author="Nhân Nguyễn" w:date="2019-12-04T10:42:00Z">
        <w:r w:rsidRPr="00802EBF">
          <w:rPr>
            <w:szCs w:val="26"/>
            <w:lang w:val="vi-VN"/>
          </w:rPr>
          <w:t>)</w:t>
        </w:r>
      </w:ins>
      <w:del w:id="465" w:author="Nhân Nguyễn" w:date="2019-12-04T10:42:00Z">
        <w:r w:rsidRPr="00472AF3" w:rsidDel="001B5183">
          <w:rPr>
            <w:szCs w:val="26"/>
            <w:lang w:val="vi-VN"/>
          </w:rPr>
          <w:delText xml:space="preserve">                                 </w:delText>
        </w:r>
      </w:del>
      <w:ins w:id="466" w:author="Nhân Nguyễn" w:date="2019-12-04T10:42:00Z">
        <w:r>
          <w:rPr>
            <w:szCs w:val="26"/>
            <w:lang w:val="vi-VN"/>
          </w:rPr>
          <w:tab/>
        </w:r>
        <w:r>
          <w:rPr>
            <w:szCs w:val="26"/>
            <w:lang w:val="vi-VN"/>
          </w:rPr>
          <w:tab/>
        </w:r>
      </w:ins>
      <w:r w:rsidRPr="00472AF3">
        <w:rPr>
          <w:szCs w:val="26"/>
          <w:lang w:val="vi-VN"/>
        </w:rPr>
        <w:t>(1,</w:t>
      </w:r>
      <w:r w:rsidRPr="00472AF3">
        <w:rPr>
          <w:szCs w:val="26"/>
        </w:rPr>
        <w:t>n</w:t>
      </w:r>
      <w:r w:rsidRPr="00472AF3">
        <w:rPr>
          <w:szCs w:val="26"/>
          <w:lang w:val="vi-VN"/>
        </w:rPr>
        <w:t>)</w:t>
      </w:r>
    </w:p>
    <w:p w14:paraId="4EF047D1" w14:textId="77777777" w:rsidR="00E863B8" w:rsidRPr="00C55872" w:rsidRDefault="00E863B8" w:rsidP="00E863B8">
      <w:pPr>
        <w:pStyle w:val="ListParagraph"/>
        <w:tabs>
          <w:tab w:val="left" w:pos="1861"/>
          <w:tab w:val="left" w:pos="6059"/>
        </w:tabs>
        <w:spacing w:before="120"/>
        <w:ind w:left="0"/>
        <w:jc w:val="both"/>
        <w:rPr>
          <w:szCs w:val="26"/>
          <w:lang w:val="vi-VN"/>
        </w:rPr>
      </w:pPr>
    </w:p>
    <w:p w14:paraId="5526262A" w14:textId="6E848CDC" w:rsidR="00E863B8" w:rsidRPr="00C55872" w:rsidRDefault="00E863B8" w:rsidP="00E863B8">
      <w:pPr>
        <w:spacing w:before="120"/>
        <w:jc w:val="both"/>
        <w:rPr>
          <w:szCs w:val="26"/>
          <w:lang w:val="vi-VN"/>
        </w:rPr>
      </w:pPr>
      <w:r w:rsidRPr="00C55872">
        <w:rPr>
          <w:szCs w:val="26"/>
          <w:lang w:val="vi-VN"/>
        </w:rPr>
        <w:t xml:space="preserve">Mô tả : Mỗi </w:t>
      </w:r>
      <w:r w:rsidR="007A5027">
        <w:rPr>
          <w:szCs w:val="26"/>
        </w:rPr>
        <w:t>chi tiết đơn hàng</w:t>
      </w:r>
      <w:r>
        <w:rPr>
          <w:szCs w:val="26"/>
        </w:rPr>
        <w:t xml:space="preserve"> </w:t>
      </w:r>
      <w:r w:rsidRPr="00C55872">
        <w:rPr>
          <w:szCs w:val="26"/>
          <w:lang w:val="vi-VN"/>
        </w:rPr>
        <w:t xml:space="preserve">có </w:t>
      </w:r>
      <w:r w:rsidR="007A5027">
        <w:rPr>
          <w:szCs w:val="26"/>
        </w:rPr>
        <w:t>nhiều gói tập</w:t>
      </w:r>
      <w:r w:rsidRPr="00C55872">
        <w:rPr>
          <w:szCs w:val="26"/>
          <w:lang w:val="vi-VN"/>
        </w:rPr>
        <w:t xml:space="preserve">, mỗi </w:t>
      </w:r>
      <w:r w:rsidR="007A5027">
        <w:rPr>
          <w:szCs w:val="26"/>
        </w:rPr>
        <w:t>gói tập</w:t>
      </w:r>
      <w:r w:rsidR="001D0523">
        <w:rPr>
          <w:szCs w:val="26"/>
        </w:rPr>
        <w:t xml:space="preserve"> thuộc nhiều chi tiết đơn hàng</w:t>
      </w:r>
      <w:r w:rsidRPr="00C55872">
        <w:rPr>
          <w:szCs w:val="26"/>
          <w:lang w:val="vi-VN"/>
        </w:rPr>
        <w:t xml:space="preserve">. Mối quan hệ giữa </w:t>
      </w:r>
      <w:r w:rsidR="001D0523">
        <w:rPr>
          <w:szCs w:val="26"/>
        </w:rPr>
        <w:t>CT Đơn Hàng</w:t>
      </w:r>
      <w:r>
        <w:rPr>
          <w:szCs w:val="26"/>
        </w:rPr>
        <w:t xml:space="preserve"> </w:t>
      </w:r>
      <w:r w:rsidRPr="00C55872">
        <w:rPr>
          <w:szCs w:val="26"/>
          <w:lang w:val="vi-VN"/>
        </w:rPr>
        <w:t xml:space="preserve">và </w:t>
      </w:r>
      <w:r w:rsidR="001D0523">
        <w:rPr>
          <w:szCs w:val="26"/>
        </w:rPr>
        <w:t>Gói Tập</w:t>
      </w:r>
      <w:r>
        <w:rPr>
          <w:szCs w:val="26"/>
        </w:rPr>
        <w:t xml:space="preserve"> </w:t>
      </w:r>
      <w:r>
        <w:rPr>
          <w:szCs w:val="26"/>
          <w:lang w:val="vi-VN"/>
        </w:rPr>
        <w:t xml:space="preserve">là quan hệ 1-n (một – nhiều) </w:t>
      </w:r>
    </w:p>
    <w:p w14:paraId="7796C78A" w14:textId="432E7F0D" w:rsidR="00F63DE3" w:rsidRPr="00D97588" w:rsidRDefault="004E2538">
      <w:pPr>
        <w:spacing w:before="120"/>
        <w:jc w:val="both"/>
        <w:rPr>
          <w:szCs w:val="26"/>
        </w:rPr>
      </w:pPr>
      <w:r w:rsidRPr="00C55872">
        <w:rPr>
          <w:noProof/>
        </w:rPr>
        <mc:AlternateContent>
          <mc:Choice Requires="wps">
            <w:drawing>
              <wp:anchor distT="0" distB="0" distL="114300" distR="114300" simplePos="0" relativeHeight="251642880" behindDoc="0" locked="0" layoutInCell="1" allowOverlap="1" wp14:anchorId="75F331DD" wp14:editId="6A8F45C7">
                <wp:simplePos x="0" y="0"/>
                <wp:positionH relativeFrom="column">
                  <wp:posOffset>2208771</wp:posOffset>
                </wp:positionH>
                <wp:positionV relativeFrom="paragraph">
                  <wp:posOffset>195471</wp:posOffset>
                </wp:positionV>
                <wp:extent cx="1250315" cy="577850"/>
                <wp:effectExtent l="19050" t="19050" r="45085" b="31750"/>
                <wp:wrapNone/>
                <wp:docPr id="43" name="Flowchart: Decision 43"/>
                <wp:cNvGraphicFramePr/>
                <a:graphic xmlns:a="http://schemas.openxmlformats.org/drawingml/2006/main">
                  <a:graphicData uri="http://schemas.microsoft.com/office/word/2010/wordprocessingShape">
                    <wps:wsp>
                      <wps:cNvSpPr/>
                      <wps:spPr>
                        <a:xfrm>
                          <a:off x="0" y="0"/>
                          <a:ext cx="1250315" cy="5778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D44E5" id="Flowchart: Decision 43" o:spid="_x0000_s1026" type="#_x0000_t110" style="position:absolute;margin-left:173.9pt;margin-top:15.4pt;width:98.45pt;height:45.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" fillcolor="white [3201]" strokecolor="black [3213]" strokeweight="1pt"/>
            </w:pict>
          </mc:Fallback>
        </mc:AlternateContent>
      </w:r>
      <w:r w:rsidRPr="00C55872">
        <w:rPr>
          <w:noProof/>
        </w:rPr>
        <mc:AlternateContent>
          <mc:Choice Requires="wps">
            <w:drawing>
              <wp:anchor distT="0" distB="0" distL="114300" distR="114300" simplePos="0" relativeHeight="251655168" behindDoc="0" locked="0" layoutInCell="1" allowOverlap="1" wp14:anchorId="16A32D46" wp14:editId="0DACC51D">
                <wp:simplePos x="0" y="0"/>
                <wp:positionH relativeFrom="column">
                  <wp:posOffset>4531360</wp:posOffset>
                </wp:positionH>
                <wp:positionV relativeFrom="paragraph">
                  <wp:posOffset>207645</wp:posOffset>
                </wp:positionV>
                <wp:extent cx="1017905" cy="499745"/>
                <wp:effectExtent l="0" t="0" r="10795" b="14605"/>
                <wp:wrapNone/>
                <wp:docPr id="45" name="Rectangle 45"/>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1344F9" w14:textId="5BBB2EBF" w:rsidR="00B6674C" w:rsidRDefault="00EA708B" w:rsidP="00472AF3">
                            <w:pPr>
                              <w:jc w:val="center"/>
                            </w:pPr>
                            <w:r>
                              <w:t>Loại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32D46" id="Rectangle 45" o:spid="_x0000_s1040" style="position:absolute;left:0;text-align:left;margin-left:356.8pt;margin-top:16.35pt;width:80.15pt;height:39.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" fillcolor="white [3212]" strokecolor="black [3213]" strokeweight="1pt">
                <v:textbox>
                  <w:txbxContent>
                    <w:p w14:paraId="201344F9" w14:textId="5BBB2EBF" w:rsidR="00B6674C" w:rsidRDefault="00EA708B" w:rsidP="00472AF3">
                      <w:pPr>
                        <w:jc w:val="center"/>
                      </w:pPr>
                      <w:r>
                        <w:t>Loại Dịch Vụ</w:t>
                      </w:r>
                    </w:p>
                  </w:txbxContent>
                </v:textbox>
              </v:rect>
            </w:pict>
          </mc:Fallback>
        </mc:AlternateContent>
      </w:r>
    </w:p>
    <w:p w14:paraId="0E6E81D6" w14:textId="0DB78008" w:rsidR="00A73D36" w:rsidRPr="00472AF3" w:rsidRDefault="004E2538">
      <w:pPr>
        <w:tabs>
          <w:tab w:val="left" w:pos="1861"/>
          <w:tab w:val="left" w:pos="6059"/>
        </w:tabs>
        <w:spacing w:before="120"/>
        <w:ind w:left="720"/>
        <w:jc w:val="both"/>
        <w:rPr>
          <w:szCs w:val="26"/>
          <w:lang w:val="vi-VN"/>
        </w:rPr>
        <w:pPrChange w:id="467" w:author="Nhân Nguyễn" w:date="2019-12-04T10:51:00Z">
          <w:pPr>
            <w:pStyle w:val="ListParagraph"/>
            <w:numPr>
              <w:numId w:val="29"/>
            </w:numPr>
            <w:tabs>
              <w:tab w:val="left" w:pos="1861"/>
              <w:tab w:val="left" w:pos="6059"/>
            </w:tabs>
            <w:spacing w:before="120"/>
            <w:ind w:left="0" w:hanging="360"/>
            <w:jc w:val="both"/>
          </w:pPr>
        </w:pPrChange>
      </w:pPr>
      <w:r w:rsidRPr="00C55872">
        <w:rPr>
          <w:noProof/>
        </w:rPr>
        <mc:AlternateContent>
          <mc:Choice Requires="wps">
            <w:drawing>
              <wp:anchor distT="0" distB="0" distL="114300" distR="114300" simplePos="0" relativeHeight="251636736" behindDoc="0" locked="0" layoutInCell="1" allowOverlap="1" wp14:anchorId="21E253F5" wp14:editId="7663884A">
                <wp:simplePos x="0" y="0"/>
                <wp:positionH relativeFrom="column">
                  <wp:posOffset>1079500</wp:posOffset>
                </wp:positionH>
                <wp:positionV relativeFrom="paragraph">
                  <wp:posOffset>241935</wp:posOffset>
                </wp:positionV>
                <wp:extent cx="1134745" cy="0"/>
                <wp:effectExtent l="0" t="19050" r="8255" b="19050"/>
                <wp:wrapNone/>
                <wp:docPr id="42" name="Straight Connector 42"/>
                <wp:cNvGraphicFramePr/>
                <a:graphic xmlns:a="http://schemas.openxmlformats.org/drawingml/2006/main">
                  <a:graphicData uri="http://schemas.microsoft.com/office/word/2010/wordprocessingShape">
                    <wps:wsp>
                      <wps:cNvCnPr/>
                      <wps:spPr>
                        <a:xfrm>
                          <a:off x="0" y="0"/>
                          <a:ext cx="113474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B02FDF" id="Straight Connector 42" o:spid="_x0000_s1026" style="position:absolute;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9.05pt" to="174.3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" strokecolor="black [3213]" strokeweight="2.25pt">
                <v:stroke joinstyle="miter"/>
              </v:line>
            </w:pict>
          </mc:Fallback>
        </mc:AlternateContent>
      </w:r>
      <w:r w:rsidRPr="00C55872">
        <w:rPr>
          <w:noProof/>
        </w:rPr>
        <mc:AlternateContent>
          <mc:Choice Requires="wps">
            <w:drawing>
              <wp:anchor distT="0" distB="0" distL="114300" distR="114300" simplePos="0" relativeHeight="251649024" behindDoc="0" locked="0" layoutInCell="1" allowOverlap="1" wp14:anchorId="07005F48" wp14:editId="289CF096">
                <wp:simplePos x="0" y="0"/>
                <wp:positionH relativeFrom="column">
                  <wp:posOffset>3465173</wp:posOffset>
                </wp:positionH>
                <wp:positionV relativeFrom="paragraph">
                  <wp:posOffset>242439</wp:posOffset>
                </wp:positionV>
                <wp:extent cx="1067107" cy="0"/>
                <wp:effectExtent l="0" t="19050" r="0" b="19050"/>
                <wp:wrapNone/>
                <wp:docPr id="44" name="Straight Connector 44"/>
                <wp:cNvGraphicFramePr/>
                <a:graphic xmlns:a="http://schemas.openxmlformats.org/drawingml/2006/main">
                  <a:graphicData uri="http://schemas.microsoft.com/office/word/2010/wordprocessingShape">
                    <wps:wsp>
                      <wps:cNvCnPr/>
                      <wps:spPr>
                        <a:xfrm>
                          <a:off x="0" y="0"/>
                          <a:ext cx="106710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2CDA44" id="Straight Connector 44"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85pt,19.1pt" to="356.8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" strokecolor="black [3213]" strokeweight="2.25pt">
                <v:stroke joinstyle="miter"/>
              </v:line>
            </w:pict>
          </mc:Fallback>
        </mc:AlternateContent>
      </w:r>
      <w:r w:rsidR="00A73D36" w:rsidRPr="00C55872">
        <w:rPr>
          <w:noProof/>
        </w:rPr>
        <mc:AlternateContent>
          <mc:Choice Requires="wps">
            <w:drawing>
              <wp:anchor distT="0" distB="0" distL="114300" distR="114300" simplePos="0" relativeHeight="251630592" behindDoc="0" locked="0" layoutInCell="1" allowOverlap="1" wp14:anchorId="50734492" wp14:editId="53B774EB">
                <wp:simplePos x="0" y="0"/>
                <wp:positionH relativeFrom="column">
                  <wp:posOffset>68580</wp:posOffset>
                </wp:positionH>
                <wp:positionV relativeFrom="paragraph">
                  <wp:posOffset>-19050</wp:posOffset>
                </wp:positionV>
                <wp:extent cx="1017905" cy="499745"/>
                <wp:effectExtent l="0" t="0" r="10795" b="14605"/>
                <wp:wrapNone/>
                <wp:docPr id="38" name="Rectangle 38"/>
                <wp:cNvGraphicFramePr/>
                <a:graphic xmlns:a="http://schemas.openxmlformats.org/drawingml/2006/main">
                  <a:graphicData uri="http://schemas.microsoft.com/office/word/2010/wordprocessingShape">
                    <wps:wsp>
                      <wps:cNvSpPr/>
                      <wps:spPr>
                        <a:xfrm>
                          <a:off x="0" y="0"/>
                          <a:ext cx="1017905" cy="4997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663FB9" w14:textId="63620D9E" w:rsidR="00B6674C" w:rsidRDefault="00EA708B" w:rsidP="00472AF3">
                            <w:pPr>
                              <w:jc w:val="center"/>
                            </w:pPr>
                            <w: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34492" id="Rectangle 38" o:spid="_x0000_s1041" style="position:absolute;left:0;text-align:left;margin-left:5.4pt;margin-top:-1.5pt;width:80.15pt;height:39.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" fillcolor="white [3212]" strokecolor="black [3213]" strokeweight="1pt">
                <v:textbox>
                  <w:txbxContent>
                    <w:p w14:paraId="0A663FB9" w14:textId="63620D9E" w:rsidR="00B6674C" w:rsidRDefault="00EA708B" w:rsidP="00472AF3">
                      <w:pPr>
                        <w:jc w:val="center"/>
                      </w:pPr>
                      <w:r>
                        <w:t>Dịch Vụ</w:t>
                      </w:r>
                    </w:p>
                  </w:txbxContent>
                </v:textbox>
              </v:rect>
            </w:pict>
          </mc:Fallback>
        </mc:AlternateContent>
      </w:r>
      <w:r w:rsidR="00A73D36" w:rsidRPr="00472AF3">
        <w:rPr>
          <w:szCs w:val="26"/>
          <w:lang w:val="vi-VN"/>
        </w:rPr>
        <w:tab/>
        <w:t>(1,</w:t>
      </w:r>
      <w:r w:rsidR="003A302F" w:rsidRPr="00472AF3">
        <w:rPr>
          <w:szCs w:val="26"/>
        </w:rPr>
        <w:t>1</w:t>
      </w:r>
      <w:r w:rsidR="00A73D36" w:rsidRPr="00472AF3">
        <w:rPr>
          <w:szCs w:val="26"/>
          <w:lang w:val="vi-VN"/>
        </w:rPr>
        <w:t xml:space="preserve">)                 </w:t>
      </w:r>
      <w:r>
        <w:rPr>
          <w:szCs w:val="26"/>
          <w:lang w:val="vi-VN"/>
        </w:rPr>
        <w:t xml:space="preserve">                       </w:t>
      </w:r>
      <w:r w:rsidR="00A73D36" w:rsidRPr="00472AF3">
        <w:rPr>
          <w:szCs w:val="26"/>
          <w:lang w:val="vi-VN"/>
        </w:rPr>
        <w:t xml:space="preserve"> </w:t>
      </w:r>
      <w:r>
        <w:rPr>
          <w:szCs w:val="26"/>
        </w:rPr>
        <w:t xml:space="preserve">     </w:t>
      </w:r>
      <w:r w:rsidR="00A73D36" w:rsidRPr="00472AF3">
        <w:rPr>
          <w:szCs w:val="26"/>
          <w:lang w:val="vi-VN"/>
        </w:rPr>
        <w:t>(1,</w:t>
      </w:r>
      <w:r w:rsidR="003A302F" w:rsidRPr="00472AF3">
        <w:rPr>
          <w:szCs w:val="26"/>
        </w:rPr>
        <w:t>n</w:t>
      </w:r>
      <w:r w:rsidR="00A73D36" w:rsidRPr="00472AF3">
        <w:rPr>
          <w:szCs w:val="26"/>
          <w:lang w:val="vi-VN"/>
        </w:rPr>
        <w:t>)</w:t>
      </w:r>
    </w:p>
    <w:p w14:paraId="4077AFA1" w14:textId="77777777" w:rsidR="00A73D36" w:rsidRPr="00103CF4" w:rsidRDefault="00A73D36">
      <w:pPr>
        <w:spacing w:before="120"/>
        <w:jc w:val="both"/>
        <w:rPr>
          <w:szCs w:val="26"/>
          <w:lang w:val="vi-VN"/>
        </w:rPr>
      </w:pPr>
    </w:p>
    <w:p w14:paraId="327648C8" w14:textId="30066070" w:rsidR="009B5284" w:rsidRPr="00D97588" w:rsidRDefault="00A73D36" w:rsidP="009F16B4">
      <w:pPr>
        <w:spacing w:before="120"/>
        <w:jc w:val="both"/>
        <w:rPr>
          <w:szCs w:val="26"/>
        </w:rPr>
      </w:pPr>
      <w:r w:rsidRPr="00C55872">
        <w:rPr>
          <w:szCs w:val="26"/>
          <w:lang w:val="vi-VN"/>
        </w:rPr>
        <w:t xml:space="preserve">Mô tả : Mỗi </w:t>
      </w:r>
      <w:r w:rsidR="00EA708B">
        <w:rPr>
          <w:szCs w:val="26"/>
        </w:rPr>
        <w:t>dịch vụ</w:t>
      </w:r>
      <w:r w:rsidRPr="00C55872">
        <w:rPr>
          <w:szCs w:val="26"/>
          <w:lang w:val="vi-VN"/>
        </w:rPr>
        <w:t xml:space="preserve"> </w:t>
      </w:r>
      <w:r w:rsidR="00064F7A">
        <w:rPr>
          <w:szCs w:val="26"/>
        </w:rPr>
        <w:t xml:space="preserve">có nhiều </w:t>
      </w:r>
      <w:r w:rsidR="00EA708B">
        <w:rPr>
          <w:szCs w:val="26"/>
        </w:rPr>
        <w:t>loại dịch vụ</w:t>
      </w:r>
      <w:r w:rsidRPr="00C55872">
        <w:rPr>
          <w:szCs w:val="26"/>
          <w:lang w:val="vi-VN"/>
        </w:rPr>
        <w:t xml:space="preserve">, mỗi </w:t>
      </w:r>
      <w:r w:rsidR="00EA708B">
        <w:rPr>
          <w:szCs w:val="26"/>
        </w:rPr>
        <w:t>loại dịch vụ</w:t>
      </w:r>
      <w:r w:rsidR="00064F7A">
        <w:rPr>
          <w:szCs w:val="26"/>
        </w:rPr>
        <w:t xml:space="preserve"> thuộc một </w:t>
      </w:r>
      <w:r w:rsidR="00EA708B">
        <w:rPr>
          <w:szCs w:val="26"/>
        </w:rPr>
        <w:t>dịch vụ</w:t>
      </w:r>
      <w:r w:rsidRPr="00C55872">
        <w:rPr>
          <w:szCs w:val="26"/>
          <w:lang w:val="vi-VN"/>
        </w:rPr>
        <w:t xml:space="preserve">. Mối quan hệ giữa </w:t>
      </w:r>
      <w:r w:rsidR="00EA708B">
        <w:rPr>
          <w:szCs w:val="26"/>
        </w:rPr>
        <w:t>dịch vụ</w:t>
      </w:r>
      <w:r w:rsidRPr="00C55872">
        <w:rPr>
          <w:szCs w:val="26"/>
          <w:lang w:val="vi-VN"/>
        </w:rPr>
        <w:t xml:space="preserve"> và </w:t>
      </w:r>
      <w:r w:rsidR="00EA708B">
        <w:rPr>
          <w:szCs w:val="26"/>
        </w:rPr>
        <w:t>loại dịch vụ</w:t>
      </w:r>
      <w:r w:rsidR="004E2538">
        <w:rPr>
          <w:szCs w:val="26"/>
        </w:rPr>
        <w:t xml:space="preserve"> </w:t>
      </w:r>
      <w:r w:rsidRPr="00C55872">
        <w:rPr>
          <w:szCs w:val="26"/>
          <w:lang w:val="vi-VN"/>
        </w:rPr>
        <w:t xml:space="preserve">là quan hệ 1-n (một – nhiều) </w:t>
      </w:r>
    </w:p>
    <w:p w14:paraId="2DEB31E7" w14:textId="28A611EE" w:rsidR="004A39BE" w:rsidRPr="004A39BE" w:rsidRDefault="004A39BE">
      <w:pPr>
        <w:spacing w:after="160" w:line="259" w:lineRule="auto"/>
        <w:rPr>
          <w:rFonts w:asciiTheme="majorHAnsi" w:eastAsiaTheme="majorEastAsia" w:hAnsiTheme="majorHAnsi" w:cstheme="majorBidi"/>
          <w:b/>
          <w:color w:val="000000" w:themeColor="text1"/>
          <w:sz w:val="28"/>
          <w:szCs w:val="26"/>
        </w:rPr>
      </w:pPr>
      <w:bookmarkStart w:id="468" w:name="_Toc26262088"/>
      <w:r w:rsidRPr="004A39BE">
        <w:rPr>
          <w:rFonts w:asciiTheme="majorHAnsi" w:eastAsiaTheme="majorEastAsia" w:hAnsiTheme="majorHAnsi" w:cstheme="majorBidi"/>
          <w:b/>
          <w:color w:val="000000" w:themeColor="text1"/>
          <w:sz w:val="28"/>
          <w:szCs w:val="26"/>
        </w:rPr>
        <w:br w:type="page"/>
      </w:r>
    </w:p>
    <w:p w14:paraId="785A5B3E" w14:textId="0251C581" w:rsidR="00812ADA" w:rsidRPr="00812ADA" w:rsidRDefault="00766EB8" w:rsidP="00812ADA">
      <w:pPr>
        <w:pStyle w:val="Heading2"/>
        <w:numPr>
          <w:ilvl w:val="1"/>
          <w:numId w:val="3"/>
        </w:numPr>
      </w:pPr>
      <w:bookmarkStart w:id="469" w:name="_Toc41673880"/>
      <w:r w:rsidRPr="00C55872">
        <w:lastRenderedPageBreak/>
        <w:t>MÔ HÌNH VẬT LÝ</w:t>
      </w:r>
      <w:bookmarkEnd w:id="468"/>
      <w:bookmarkEnd w:id="469"/>
    </w:p>
    <w:p w14:paraId="03563994" w14:textId="4EE09D33" w:rsidR="008E70F5" w:rsidRPr="00C55872" w:rsidRDefault="008E70F5" w:rsidP="00707B6C">
      <w:pPr>
        <w:pStyle w:val="NormalWeb"/>
        <w:numPr>
          <w:ilvl w:val="0"/>
          <w:numId w:val="4"/>
        </w:numPr>
        <w:spacing w:before="120" w:beforeAutospacing="0" w:after="0" w:afterAutospacing="0"/>
        <w:ind w:left="709" w:hanging="425"/>
        <w:textAlignment w:val="baseline"/>
        <w:rPr>
          <w:b/>
          <w:szCs w:val="26"/>
          <w:shd w:val="clear" w:color="auto" w:fill="FFFFFF"/>
          <w:lang w:val="vi-VN"/>
        </w:rPr>
      </w:pPr>
      <w:r w:rsidRPr="00C55872">
        <w:rPr>
          <w:b/>
          <w:szCs w:val="26"/>
          <w:shd w:val="clear" w:color="auto" w:fill="FFFFFF"/>
          <w:lang w:val="vi-VN"/>
        </w:rPr>
        <w:t xml:space="preserve">Table </w:t>
      </w:r>
      <w:r w:rsidR="009F16B4">
        <w:rPr>
          <w:b/>
          <w:szCs w:val="26"/>
          <w:shd w:val="clear" w:color="auto" w:fill="FFFFFF"/>
        </w:rPr>
        <w:t>Khách Hàng</w:t>
      </w:r>
    </w:p>
    <w:p w14:paraId="72E26E4F" w14:textId="2758CFEC" w:rsidR="008E70F5" w:rsidRDefault="009F16B4">
      <w:pPr>
        <w:pStyle w:val="NormalWeb"/>
        <w:spacing w:before="120" w:beforeAutospacing="0" w:after="0" w:afterAutospacing="0"/>
        <w:jc w:val="center"/>
        <w:textAlignment w:val="baseline"/>
        <w:rPr>
          <w:ins w:id="470" w:author="NTS Romanoff" w:date="2019-12-04T15:57:00Z"/>
          <w:b/>
          <w:szCs w:val="26"/>
          <w:shd w:val="clear" w:color="auto" w:fill="FFFFFF"/>
          <w:lang w:val="vi-VN"/>
        </w:rPr>
      </w:pPr>
      <w:r>
        <w:rPr>
          <w:noProof/>
        </w:rPr>
        <w:drawing>
          <wp:inline distT="0" distB="0" distL="0" distR="0" wp14:anchorId="152D4F4D" wp14:editId="27773B66">
            <wp:extent cx="5750560" cy="38411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0560" cy="3841115"/>
                    </a:xfrm>
                    <a:prstGeom prst="rect">
                      <a:avLst/>
                    </a:prstGeom>
                  </pic:spPr>
                </pic:pic>
              </a:graphicData>
            </a:graphic>
          </wp:inline>
        </w:drawing>
      </w:r>
    </w:p>
    <w:p w14:paraId="6338DD16" w14:textId="5489D79F" w:rsidR="00990A6D" w:rsidRDefault="00C35F00">
      <w:pPr>
        <w:pStyle w:val="B1"/>
      </w:pPr>
      <w:bookmarkStart w:id="471" w:name="_Toc41673739"/>
      <w:ins w:id="472" w:author="NTS Romanoff" w:date="2019-12-04T15:57:00Z">
        <w:r w:rsidRPr="008F6611">
          <w:rPr>
            <w:b/>
            <w:bCs/>
            <w:rPrChange w:id="473" w:author="NTS Romanoff" w:date="2019-12-04T16:01:00Z">
              <w:rPr>
                <w:szCs w:val="24"/>
                <w:shd w:val="clear" w:color="auto" w:fill="auto"/>
              </w:rPr>
            </w:rPrChange>
          </w:rPr>
          <w:t>Bảng 3.1</w:t>
        </w:r>
        <w:r>
          <w:t xml:space="preserve">: </w:t>
        </w:r>
      </w:ins>
      <w:r w:rsidR="00707B6C">
        <w:t>B</w:t>
      </w:r>
      <w:ins w:id="474" w:author="NTS Romanoff" w:date="2019-12-04T15:57:00Z">
        <w:r>
          <w:t xml:space="preserve">ảng </w:t>
        </w:r>
      </w:ins>
      <w:bookmarkEnd w:id="471"/>
      <w:r w:rsidR="009F16B4">
        <w:t>khách hàng</w:t>
      </w:r>
    </w:p>
    <w:p w14:paraId="024E0EC3" w14:textId="1FCD4485" w:rsidR="00990A6D" w:rsidRPr="00707B6C" w:rsidRDefault="009F16B4" w:rsidP="00707B6C">
      <w:pPr>
        <w:pStyle w:val="ListParagraph"/>
        <w:numPr>
          <w:ilvl w:val="0"/>
          <w:numId w:val="77"/>
        </w:numPr>
        <w:spacing w:after="160" w:line="259" w:lineRule="auto"/>
        <w:rPr>
          <w:b/>
        </w:rPr>
      </w:pPr>
      <w:r>
        <w:rPr>
          <w:b/>
        </w:rPr>
        <w:t>Table Gói Tập</w:t>
      </w:r>
    </w:p>
    <w:p w14:paraId="6C1AC182" w14:textId="34ECC622" w:rsidR="00990A6D" w:rsidRDefault="009F16B4">
      <w:pPr>
        <w:spacing w:after="160" w:line="259" w:lineRule="auto"/>
        <w:rPr>
          <w:b/>
        </w:rPr>
      </w:pPr>
      <w:r>
        <w:rPr>
          <w:noProof/>
        </w:rPr>
        <w:drawing>
          <wp:inline distT="0" distB="0" distL="0" distR="0" wp14:anchorId="7A79CFDA" wp14:editId="38B0A743">
            <wp:extent cx="5750560" cy="2954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0560" cy="2954655"/>
                    </a:xfrm>
                    <a:prstGeom prst="rect">
                      <a:avLst/>
                    </a:prstGeom>
                  </pic:spPr>
                </pic:pic>
              </a:graphicData>
            </a:graphic>
          </wp:inline>
        </w:drawing>
      </w:r>
    </w:p>
    <w:p w14:paraId="28AA5B38" w14:textId="25452344" w:rsidR="00707B6C" w:rsidRDefault="00707B6C" w:rsidP="0041177B">
      <w:pPr>
        <w:pStyle w:val="B1"/>
        <w:rPr>
          <w:b/>
        </w:rPr>
      </w:pPr>
      <w:bookmarkStart w:id="475" w:name="_Toc41673740"/>
      <w:ins w:id="476" w:author="NTS Romanoff" w:date="2019-12-04T15:57:00Z">
        <w:r w:rsidRPr="008F6611">
          <w:rPr>
            <w:b/>
            <w:bCs/>
            <w:rPrChange w:id="477" w:author="NTS Romanoff" w:date="2019-12-04T16:01:00Z">
              <w:rPr>
                <w:szCs w:val="24"/>
                <w:shd w:val="clear" w:color="auto" w:fill="auto"/>
              </w:rPr>
            </w:rPrChange>
          </w:rPr>
          <w:t>Bảng 3.</w:t>
        </w:r>
      </w:ins>
      <w:r>
        <w:rPr>
          <w:b/>
          <w:bCs/>
        </w:rPr>
        <w:t>2</w:t>
      </w:r>
      <w:ins w:id="478" w:author="NTS Romanoff" w:date="2019-12-04T15:57:00Z">
        <w:r>
          <w:t xml:space="preserve">: </w:t>
        </w:r>
      </w:ins>
      <w:r>
        <w:t>B</w:t>
      </w:r>
      <w:ins w:id="479" w:author="NTS Romanoff" w:date="2019-12-04T15:57:00Z">
        <w:r>
          <w:t xml:space="preserve">ảng </w:t>
        </w:r>
      </w:ins>
      <w:bookmarkEnd w:id="475"/>
      <w:r w:rsidR="009F16B4">
        <w:t>Gói Tập</w:t>
      </w:r>
    </w:p>
    <w:p w14:paraId="6130D175" w14:textId="5CD9C012" w:rsidR="00707B6C" w:rsidRDefault="00707B6C">
      <w:pPr>
        <w:spacing w:after="160" w:line="259" w:lineRule="auto"/>
        <w:rPr>
          <w:b/>
        </w:rPr>
      </w:pPr>
      <w:r>
        <w:rPr>
          <w:b/>
        </w:rPr>
        <w:br w:type="page"/>
      </w:r>
    </w:p>
    <w:p w14:paraId="0DDAA9B6" w14:textId="72C841BF" w:rsidR="00990A6D" w:rsidRPr="00707B6C" w:rsidRDefault="009F16B4" w:rsidP="00707B6C">
      <w:pPr>
        <w:pStyle w:val="ListParagraph"/>
        <w:numPr>
          <w:ilvl w:val="0"/>
          <w:numId w:val="77"/>
        </w:numPr>
        <w:spacing w:after="160" w:line="259" w:lineRule="auto"/>
        <w:rPr>
          <w:b/>
        </w:rPr>
      </w:pPr>
      <w:r>
        <w:rPr>
          <w:b/>
        </w:rPr>
        <w:lastRenderedPageBreak/>
        <w:t>Table Chi Tiết Gói Tập</w:t>
      </w:r>
    </w:p>
    <w:p w14:paraId="34EB230A" w14:textId="74DAB852" w:rsidR="00990A6D" w:rsidRDefault="009F16B4">
      <w:pPr>
        <w:spacing w:after="160" w:line="259" w:lineRule="auto"/>
        <w:rPr>
          <w:b/>
        </w:rPr>
      </w:pPr>
      <w:r>
        <w:rPr>
          <w:noProof/>
        </w:rPr>
        <w:drawing>
          <wp:inline distT="0" distB="0" distL="0" distR="0" wp14:anchorId="05DE1FF9" wp14:editId="26248A1B">
            <wp:extent cx="5750560" cy="35261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0560" cy="3526155"/>
                    </a:xfrm>
                    <a:prstGeom prst="rect">
                      <a:avLst/>
                    </a:prstGeom>
                  </pic:spPr>
                </pic:pic>
              </a:graphicData>
            </a:graphic>
          </wp:inline>
        </w:drawing>
      </w:r>
    </w:p>
    <w:p w14:paraId="00A3AAA4" w14:textId="35D40C52" w:rsidR="00707B6C" w:rsidRDefault="00707B6C" w:rsidP="0041177B">
      <w:pPr>
        <w:pStyle w:val="B1"/>
        <w:rPr>
          <w:b/>
        </w:rPr>
      </w:pPr>
      <w:bookmarkStart w:id="480" w:name="_Toc41673741"/>
      <w:ins w:id="481" w:author="NTS Romanoff" w:date="2019-12-04T15:57:00Z">
        <w:r w:rsidRPr="008F6611">
          <w:rPr>
            <w:b/>
            <w:bCs/>
            <w:rPrChange w:id="482" w:author="NTS Romanoff" w:date="2019-12-04T16:01:00Z">
              <w:rPr>
                <w:szCs w:val="24"/>
                <w:shd w:val="clear" w:color="auto" w:fill="auto"/>
              </w:rPr>
            </w:rPrChange>
          </w:rPr>
          <w:t>Bảng 3.</w:t>
        </w:r>
      </w:ins>
      <w:r>
        <w:rPr>
          <w:b/>
          <w:bCs/>
        </w:rPr>
        <w:t>3</w:t>
      </w:r>
      <w:ins w:id="483" w:author="NTS Romanoff" w:date="2019-12-04T15:57:00Z">
        <w:r>
          <w:t xml:space="preserve">: </w:t>
        </w:r>
      </w:ins>
      <w:r>
        <w:t>B</w:t>
      </w:r>
      <w:ins w:id="484" w:author="NTS Romanoff" w:date="2019-12-04T15:57:00Z">
        <w:r>
          <w:t xml:space="preserve">ảng </w:t>
        </w:r>
      </w:ins>
      <w:bookmarkEnd w:id="480"/>
      <w:r w:rsidR="009F16B4">
        <w:t>chi tiết gói tập</w:t>
      </w:r>
    </w:p>
    <w:p w14:paraId="35F76876" w14:textId="011878A6" w:rsidR="00707B6C" w:rsidRPr="00707B6C" w:rsidRDefault="00990A6D" w:rsidP="00707B6C">
      <w:pPr>
        <w:pStyle w:val="ListParagraph"/>
        <w:numPr>
          <w:ilvl w:val="0"/>
          <w:numId w:val="77"/>
        </w:numPr>
        <w:spacing w:after="160" w:line="259" w:lineRule="auto"/>
        <w:rPr>
          <w:b/>
        </w:rPr>
      </w:pPr>
      <w:r w:rsidRPr="00707B6C">
        <w:rPr>
          <w:b/>
        </w:rPr>
        <w:t xml:space="preserve">Table </w:t>
      </w:r>
      <w:r w:rsidR="009F16B4">
        <w:rPr>
          <w:b/>
        </w:rPr>
        <w:t>Đơn Hàng</w:t>
      </w:r>
    </w:p>
    <w:p w14:paraId="0460103F" w14:textId="407807F6" w:rsidR="00707B6C" w:rsidRDefault="009F16B4">
      <w:pPr>
        <w:spacing w:after="160" w:line="259" w:lineRule="auto"/>
        <w:rPr>
          <w:b/>
        </w:rPr>
      </w:pPr>
      <w:r>
        <w:rPr>
          <w:noProof/>
        </w:rPr>
        <w:drawing>
          <wp:inline distT="0" distB="0" distL="0" distR="0" wp14:anchorId="57D63697" wp14:editId="60A148C5">
            <wp:extent cx="5750560" cy="35579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0560" cy="3557905"/>
                    </a:xfrm>
                    <a:prstGeom prst="rect">
                      <a:avLst/>
                    </a:prstGeom>
                  </pic:spPr>
                </pic:pic>
              </a:graphicData>
            </a:graphic>
          </wp:inline>
        </w:drawing>
      </w:r>
    </w:p>
    <w:p w14:paraId="3172DBDC" w14:textId="7E0C8BAF" w:rsidR="00707B6C" w:rsidRDefault="00707B6C" w:rsidP="0041177B">
      <w:pPr>
        <w:pStyle w:val="B1"/>
        <w:rPr>
          <w:b/>
        </w:rPr>
      </w:pPr>
      <w:bookmarkStart w:id="485" w:name="_Toc41673742"/>
      <w:ins w:id="486" w:author="NTS Romanoff" w:date="2019-12-04T15:57:00Z">
        <w:r w:rsidRPr="008F6611">
          <w:rPr>
            <w:b/>
            <w:bCs/>
            <w:rPrChange w:id="487" w:author="NTS Romanoff" w:date="2019-12-04T16:01:00Z">
              <w:rPr>
                <w:szCs w:val="24"/>
                <w:shd w:val="clear" w:color="auto" w:fill="auto"/>
              </w:rPr>
            </w:rPrChange>
          </w:rPr>
          <w:t>Bảng 3.</w:t>
        </w:r>
      </w:ins>
      <w:r>
        <w:rPr>
          <w:b/>
          <w:bCs/>
        </w:rPr>
        <w:t>4</w:t>
      </w:r>
      <w:ins w:id="488" w:author="NTS Romanoff" w:date="2019-12-04T15:57:00Z">
        <w:r>
          <w:t xml:space="preserve">: </w:t>
        </w:r>
      </w:ins>
      <w:r>
        <w:t>B</w:t>
      </w:r>
      <w:ins w:id="489" w:author="NTS Romanoff" w:date="2019-12-04T15:57:00Z">
        <w:r>
          <w:t xml:space="preserve">ảng </w:t>
        </w:r>
      </w:ins>
      <w:bookmarkEnd w:id="485"/>
      <w:r w:rsidR="009F16B4">
        <w:t>Đơn Hàng</w:t>
      </w:r>
    </w:p>
    <w:p w14:paraId="52CDDE8A" w14:textId="77777777" w:rsidR="00707B6C" w:rsidRDefault="00707B6C">
      <w:pPr>
        <w:spacing w:after="160" w:line="259" w:lineRule="auto"/>
        <w:rPr>
          <w:b/>
        </w:rPr>
      </w:pPr>
      <w:r>
        <w:rPr>
          <w:b/>
        </w:rPr>
        <w:br w:type="page"/>
      </w:r>
    </w:p>
    <w:p w14:paraId="46226033" w14:textId="11433827" w:rsidR="00707B6C" w:rsidRPr="00707B6C" w:rsidRDefault="009F16B4" w:rsidP="00707B6C">
      <w:pPr>
        <w:pStyle w:val="ListParagraph"/>
        <w:numPr>
          <w:ilvl w:val="0"/>
          <w:numId w:val="77"/>
        </w:numPr>
        <w:spacing w:after="160" w:line="259" w:lineRule="auto"/>
        <w:rPr>
          <w:b/>
        </w:rPr>
      </w:pPr>
      <w:r>
        <w:rPr>
          <w:b/>
        </w:rPr>
        <w:lastRenderedPageBreak/>
        <w:t>Table Chi Tiết Đơn Hàng</w:t>
      </w:r>
    </w:p>
    <w:p w14:paraId="5D304C40" w14:textId="4C212009" w:rsidR="00707B6C" w:rsidRDefault="009F16B4">
      <w:pPr>
        <w:spacing w:after="160" w:line="259" w:lineRule="auto"/>
        <w:rPr>
          <w:b/>
        </w:rPr>
      </w:pPr>
      <w:r>
        <w:rPr>
          <w:noProof/>
        </w:rPr>
        <w:drawing>
          <wp:inline distT="0" distB="0" distL="0" distR="0" wp14:anchorId="2DD6CB51" wp14:editId="5BCF6E2E">
            <wp:extent cx="5750560" cy="35642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0560" cy="3564255"/>
                    </a:xfrm>
                    <a:prstGeom prst="rect">
                      <a:avLst/>
                    </a:prstGeom>
                  </pic:spPr>
                </pic:pic>
              </a:graphicData>
            </a:graphic>
          </wp:inline>
        </w:drawing>
      </w:r>
    </w:p>
    <w:p w14:paraId="4BF482B1" w14:textId="304B3557" w:rsidR="00707B6C" w:rsidRDefault="00707B6C" w:rsidP="0041177B">
      <w:pPr>
        <w:pStyle w:val="B1"/>
        <w:rPr>
          <w:b/>
        </w:rPr>
      </w:pPr>
      <w:bookmarkStart w:id="490" w:name="_Toc41673743"/>
      <w:ins w:id="491" w:author="NTS Romanoff" w:date="2019-12-04T15:57:00Z">
        <w:r w:rsidRPr="008F6611">
          <w:rPr>
            <w:b/>
            <w:bCs/>
            <w:rPrChange w:id="492" w:author="NTS Romanoff" w:date="2019-12-04T16:01:00Z">
              <w:rPr>
                <w:szCs w:val="24"/>
                <w:shd w:val="clear" w:color="auto" w:fill="auto"/>
              </w:rPr>
            </w:rPrChange>
          </w:rPr>
          <w:t>Bảng 3.</w:t>
        </w:r>
      </w:ins>
      <w:r>
        <w:rPr>
          <w:b/>
          <w:bCs/>
        </w:rPr>
        <w:t>5</w:t>
      </w:r>
      <w:ins w:id="493" w:author="NTS Romanoff" w:date="2019-12-04T15:57:00Z">
        <w:r>
          <w:t xml:space="preserve">: </w:t>
        </w:r>
      </w:ins>
      <w:r>
        <w:t>B</w:t>
      </w:r>
      <w:ins w:id="494" w:author="NTS Romanoff" w:date="2019-12-04T15:57:00Z">
        <w:r>
          <w:t xml:space="preserve">ảng </w:t>
        </w:r>
      </w:ins>
      <w:bookmarkEnd w:id="490"/>
      <w:r w:rsidR="009F16B4">
        <w:t>Chi Tiết Đơn Hàng</w:t>
      </w:r>
    </w:p>
    <w:p w14:paraId="7CE2356C" w14:textId="297E1790" w:rsidR="00707B6C" w:rsidRPr="00707B6C" w:rsidRDefault="00707B6C" w:rsidP="00707B6C">
      <w:pPr>
        <w:pStyle w:val="ListParagraph"/>
        <w:numPr>
          <w:ilvl w:val="0"/>
          <w:numId w:val="77"/>
        </w:numPr>
        <w:spacing w:after="160" w:line="259" w:lineRule="auto"/>
        <w:rPr>
          <w:b/>
        </w:rPr>
      </w:pPr>
      <w:r w:rsidRPr="00707B6C">
        <w:rPr>
          <w:b/>
        </w:rPr>
        <w:t xml:space="preserve">Table </w:t>
      </w:r>
      <w:r w:rsidR="009F16B4">
        <w:rPr>
          <w:b/>
        </w:rPr>
        <w:t>Dịch Vụ</w:t>
      </w:r>
    </w:p>
    <w:p w14:paraId="64E81B0F" w14:textId="219EF310" w:rsidR="00707B6C" w:rsidRDefault="00812ADA">
      <w:pPr>
        <w:spacing w:after="160" w:line="259" w:lineRule="auto"/>
      </w:pPr>
      <w:r>
        <w:rPr>
          <w:noProof/>
        </w:rPr>
        <w:drawing>
          <wp:inline distT="0" distB="0" distL="0" distR="0" wp14:anchorId="69DF8021" wp14:editId="0EB53CF0">
            <wp:extent cx="5750560" cy="33832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0560" cy="3383280"/>
                    </a:xfrm>
                    <a:prstGeom prst="rect">
                      <a:avLst/>
                    </a:prstGeom>
                  </pic:spPr>
                </pic:pic>
              </a:graphicData>
            </a:graphic>
          </wp:inline>
        </w:drawing>
      </w:r>
    </w:p>
    <w:p w14:paraId="1127C5B6" w14:textId="32354842" w:rsidR="00707B6C" w:rsidRDefault="00707B6C" w:rsidP="0041177B">
      <w:pPr>
        <w:pStyle w:val="B1"/>
        <w:rPr>
          <w:b/>
        </w:rPr>
      </w:pPr>
      <w:bookmarkStart w:id="495" w:name="_Toc41673744"/>
      <w:ins w:id="496" w:author="NTS Romanoff" w:date="2019-12-04T15:57:00Z">
        <w:r w:rsidRPr="008F6611">
          <w:rPr>
            <w:b/>
            <w:bCs/>
            <w:rPrChange w:id="497" w:author="NTS Romanoff" w:date="2019-12-04T16:01:00Z">
              <w:rPr>
                <w:szCs w:val="24"/>
                <w:shd w:val="clear" w:color="auto" w:fill="auto"/>
              </w:rPr>
            </w:rPrChange>
          </w:rPr>
          <w:t>Bảng 3.</w:t>
        </w:r>
      </w:ins>
      <w:r>
        <w:rPr>
          <w:b/>
          <w:bCs/>
        </w:rPr>
        <w:t>6</w:t>
      </w:r>
      <w:ins w:id="498" w:author="NTS Romanoff" w:date="2019-12-04T15:57:00Z">
        <w:r>
          <w:t xml:space="preserve">: </w:t>
        </w:r>
      </w:ins>
      <w:r>
        <w:t>B</w:t>
      </w:r>
      <w:ins w:id="499" w:author="NTS Romanoff" w:date="2019-12-04T15:57:00Z">
        <w:r>
          <w:t xml:space="preserve">ảng </w:t>
        </w:r>
      </w:ins>
      <w:bookmarkEnd w:id="495"/>
      <w:r w:rsidR="00812ADA">
        <w:t>Dịch Vụ</w:t>
      </w:r>
    </w:p>
    <w:p w14:paraId="69E06042" w14:textId="77777777" w:rsidR="00707B6C" w:rsidRDefault="00707B6C">
      <w:pPr>
        <w:spacing w:after="160" w:line="259" w:lineRule="auto"/>
      </w:pPr>
      <w:r>
        <w:br w:type="page"/>
      </w:r>
    </w:p>
    <w:p w14:paraId="116B0AF2" w14:textId="554B1788" w:rsidR="00707B6C" w:rsidRPr="00707B6C" w:rsidRDefault="00707B6C" w:rsidP="00707B6C">
      <w:pPr>
        <w:pStyle w:val="ListParagraph"/>
        <w:numPr>
          <w:ilvl w:val="0"/>
          <w:numId w:val="77"/>
        </w:numPr>
        <w:spacing w:after="160" w:line="259" w:lineRule="auto"/>
        <w:rPr>
          <w:b/>
        </w:rPr>
      </w:pPr>
      <w:r w:rsidRPr="00707B6C">
        <w:rPr>
          <w:b/>
        </w:rPr>
        <w:lastRenderedPageBreak/>
        <w:t xml:space="preserve">Table </w:t>
      </w:r>
      <w:r w:rsidR="00557550">
        <w:rPr>
          <w:b/>
        </w:rPr>
        <w:t>Loại Dịch Vụ</w:t>
      </w:r>
    </w:p>
    <w:p w14:paraId="5F795FA1" w14:textId="7EA34A0C" w:rsidR="00707B6C" w:rsidRDefault="00557550">
      <w:pPr>
        <w:spacing w:after="160" w:line="259" w:lineRule="auto"/>
      </w:pPr>
      <w:r>
        <w:rPr>
          <w:noProof/>
        </w:rPr>
        <w:drawing>
          <wp:inline distT="0" distB="0" distL="0" distR="0" wp14:anchorId="595CA0A0" wp14:editId="2BAA97D5">
            <wp:extent cx="5750560" cy="306324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560" cy="3063240"/>
                    </a:xfrm>
                    <a:prstGeom prst="rect">
                      <a:avLst/>
                    </a:prstGeom>
                  </pic:spPr>
                </pic:pic>
              </a:graphicData>
            </a:graphic>
          </wp:inline>
        </w:drawing>
      </w:r>
    </w:p>
    <w:p w14:paraId="45BBB8F8" w14:textId="642558D9" w:rsidR="00707B6C" w:rsidRDefault="00707B6C" w:rsidP="0041177B">
      <w:pPr>
        <w:pStyle w:val="B1"/>
        <w:rPr>
          <w:b/>
        </w:rPr>
      </w:pPr>
      <w:bookmarkStart w:id="500" w:name="_Toc41673745"/>
      <w:ins w:id="501" w:author="NTS Romanoff" w:date="2019-12-04T15:57:00Z">
        <w:r w:rsidRPr="008F6611">
          <w:rPr>
            <w:b/>
            <w:bCs/>
            <w:rPrChange w:id="502" w:author="NTS Romanoff" w:date="2019-12-04T16:01:00Z">
              <w:rPr>
                <w:szCs w:val="24"/>
                <w:shd w:val="clear" w:color="auto" w:fill="auto"/>
              </w:rPr>
            </w:rPrChange>
          </w:rPr>
          <w:t>Bảng 3.</w:t>
        </w:r>
      </w:ins>
      <w:r>
        <w:rPr>
          <w:b/>
          <w:bCs/>
        </w:rPr>
        <w:t>7</w:t>
      </w:r>
      <w:ins w:id="503" w:author="NTS Romanoff" w:date="2019-12-04T15:57:00Z">
        <w:r>
          <w:t xml:space="preserve">: </w:t>
        </w:r>
      </w:ins>
      <w:r>
        <w:t>B</w:t>
      </w:r>
      <w:ins w:id="504" w:author="NTS Romanoff" w:date="2019-12-04T15:57:00Z">
        <w:r>
          <w:t xml:space="preserve">ảng </w:t>
        </w:r>
      </w:ins>
      <w:bookmarkEnd w:id="500"/>
      <w:r w:rsidR="00557550">
        <w:t>loại dịch vụ</w:t>
      </w:r>
    </w:p>
    <w:p w14:paraId="765D4638" w14:textId="1AD4DA92" w:rsidR="00707B6C" w:rsidRPr="00707B6C" w:rsidRDefault="00707B6C" w:rsidP="00707B6C">
      <w:pPr>
        <w:pStyle w:val="ListParagraph"/>
        <w:numPr>
          <w:ilvl w:val="0"/>
          <w:numId w:val="77"/>
        </w:numPr>
        <w:spacing w:after="160" w:line="259" w:lineRule="auto"/>
        <w:rPr>
          <w:b/>
        </w:rPr>
      </w:pPr>
      <w:r w:rsidRPr="00707B6C">
        <w:rPr>
          <w:b/>
        </w:rPr>
        <w:t xml:space="preserve">Table </w:t>
      </w:r>
      <w:r w:rsidR="00557550">
        <w:rPr>
          <w:b/>
        </w:rPr>
        <w:t>Nhân Viên</w:t>
      </w:r>
    </w:p>
    <w:p w14:paraId="01B158F4" w14:textId="20EA07A1" w:rsidR="00707B6C" w:rsidRDefault="00557550">
      <w:pPr>
        <w:spacing w:after="160" w:line="259" w:lineRule="auto"/>
      </w:pPr>
      <w:r>
        <w:rPr>
          <w:noProof/>
        </w:rPr>
        <w:drawing>
          <wp:inline distT="0" distB="0" distL="0" distR="0" wp14:anchorId="4D3369AE" wp14:editId="08B2851F">
            <wp:extent cx="5750560" cy="294830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0560" cy="2948305"/>
                    </a:xfrm>
                    <a:prstGeom prst="rect">
                      <a:avLst/>
                    </a:prstGeom>
                  </pic:spPr>
                </pic:pic>
              </a:graphicData>
            </a:graphic>
          </wp:inline>
        </w:drawing>
      </w:r>
    </w:p>
    <w:p w14:paraId="37186D01" w14:textId="6AF577C2" w:rsidR="00557550" w:rsidRDefault="00707B6C" w:rsidP="0041177B">
      <w:pPr>
        <w:pStyle w:val="B1"/>
      </w:pPr>
      <w:bookmarkStart w:id="505" w:name="_Toc41673746"/>
      <w:ins w:id="506" w:author="NTS Romanoff" w:date="2019-12-04T15:57:00Z">
        <w:r w:rsidRPr="008F6611">
          <w:rPr>
            <w:b/>
            <w:bCs/>
            <w:rPrChange w:id="507" w:author="NTS Romanoff" w:date="2019-12-04T16:01:00Z">
              <w:rPr>
                <w:szCs w:val="24"/>
                <w:shd w:val="clear" w:color="auto" w:fill="auto"/>
              </w:rPr>
            </w:rPrChange>
          </w:rPr>
          <w:t>Bảng 3.</w:t>
        </w:r>
      </w:ins>
      <w:r>
        <w:rPr>
          <w:b/>
          <w:bCs/>
        </w:rPr>
        <w:t>8</w:t>
      </w:r>
      <w:ins w:id="508" w:author="NTS Romanoff" w:date="2019-12-04T15:57:00Z">
        <w:r>
          <w:t xml:space="preserve">: </w:t>
        </w:r>
      </w:ins>
      <w:r>
        <w:t>B</w:t>
      </w:r>
      <w:ins w:id="509" w:author="NTS Romanoff" w:date="2019-12-04T15:57:00Z">
        <w:r>
          <w:t xml:space="preserve">ảng </w:t>
        </w:r>
      </w:ins>
      <w:bookmarkEnd w:id="505"/>
      <w:r w:rsidR="00557550">
        <w:t>Nhân Viên</w:t>
      </w:r>
    </w:p>
    <w:p w14:paraId="7620FF77" w14:textId="7325E576" w:rsidR="00707B6C" w:rsidRPr="00557550" w:rsidRDefault="00557550" w:rsidP="00557550">
      <w:pPr>
        <w:spacing w:after="160" w:line="259" w:lineRule="auto"/>
        <w:rPr>
          <w:i/>
          <w:szCs w:val="26"/>
          <w:shd w:val="clear" w:color="auto" w:fill="FFFFFF"/>
        </w:rPr>
      </w:pPr>
      <w:r>
        <w:br w:type="page"/>
      </w:r>
    </w:p>
    <w:p w14:paraId="17FAB02E" w14:textId="00EBEE82" w:rsidR="00557550" w:rsidRPr="00707B6C" w:rsidRDefault="00557550" w:rsidP="00557550">
      <w:pPr>
        <w:pStyle w:val="ListParagraph"/>
        <w:numPr>
          <w:ilvl w:val="0"/>
          <w:numId w:val="77"/>
        </w:numPr>
        <w:spacing w:after="160" w:line="259" w:lineRule="auto"/>
        <w:rPr>
          <w:b/>
        </w:rPr>
      </w:pPr>
      <w:r w:rsidRPr="00707B6C">
        <w:rPr>
          <w:b/>
        </w:rPr>
        <w:lastRenderedPageBreak/>
        <w:t xml:space="preserve">Table </w:t>
      </w:r>
      <w:r>
        <w:rPr>
          <w:b/>
        </w:rPr>
        <w:t>Quyền</w:t>
      </w:r>
    </w:p>
    <w:p w14:paraId="07458498" w14:textId="1C0B3DC7" w:rsidR="00557550" w:rsidRDefault="00557550" w:rsidP="00557550">
      <w:pPr>
        <w:spacing w:after="160" w:line="259" w:lineRule="auto"/>
      </w:pPr>
      <w:r>
        <w:rPr>
          <w:noProof/>
        </w:rPr>
        <w:drawing>
          <wp:inline distT="0" distB="0" distL="0" distR="0" wp14:anchorId="764DCB8A" wp14:editId="78012201">
            <wp:extent cx="5750560" cy="3291840"/>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0560" cy="3291840"/>
                    </a:xfrm>
                    <a:prstGeom prst="rect">
                      <a:avLst/>
                    </a:prstGeom>
                  </pic:spPr>
                </pic:pic>
              </a:graphicData>
            </a:graphic>
          </wp:inline>
        </w:drawing>
      </w:r>
    </w:p>
    <w:p w14:paraId="10FC7152" w14:textId="7C345EFC" w:rsidR="00557550" w:rsidRDefault="00557550" w:rsidP="00557550">
      <w:pPr>
        <w:pStyle w:val="B1"/>
      </w:pPr>
      <w:ins w:id="510" w:author="NTS Romanoff" w:date="2019-12-04T15:57:00Z">
        <w:r w:rsidRPr="008F6611">
          <w:rPr>
            <w:b/>
            <w:bCs/>
            <w:rPrChange w:id="511" w:author="NTS Romanoff" w:date="2019-12-04T16:01:00Z">
              <w:rPr>
                <w:szCs w:val="24"/>
                <w:shd w:val="clear" w:color="auto" w:fill="auto"/>
              </w:rPr>
            </w:rPrChange>
          </w:rPr>
          <w:t>Bảng 3.</w:t>
        </w:r>
      </w:ins>
      <w:r>
        <w:rPr>
          <w:b/>
          <w:bCs/>
        </w:rPr>
        <w:t>9</w:t>
      </w:r>
      <w:ins w:id="512" w:author="NTS Romanoff" w:date="2019-12-04T15:57:00Z">
        <w:r>
          <w:t xml:space="preserve">: </w:t>
        </w:r>
      </w:ins>
      <w:r>
        <w:t>B</w:t>
      </w:r>
      <w:ins w:id="513" w:author="NTS Romanoff" w:date="2019-12-04T15:57:00Z">
        <w:r>
          <w:t xml:space="preserve">ảng </w:t>
        </w:r>
      </w:ins>
      <w:r>
        <w:t>Quyền</w:t>
      </w:r>
    </w:p>
    <w:p w14:paraId="7EBDDBBA" w14:textId="68237BA2" w:rsidR="00557550" w:rsidRPr="00707B6C" w:rsidRDefault="00557550" w:rsidP="00557550">
      <w:pPr>
        <w:pStyle w:val="ListParagraph"/>
        <w:numPr>
          <w:ilvl w:val="0"/>
          <w:numId w:val="77"/>
        </w:numPr>
        <w:spacing w:after="160" w:line="259" w:lineRule="auto"/>
        <w:rPr>
          <w:b/>
        </w:rPr>
      </w:pPr>
      <w:r w:rsidRPr="00707B6C">
        <w:rPr>
          <w:b/>
        </w:rPr>
        <w:t xml:space="preserve">Table </w:t>
      </w:r>
      <w:r>
        <w:rPr>
          <w:b/>
        </w:rPr>
        <w:t>Lịch Tập</w:t>
      </w:r>
    </w:p>
    <w:p w14:paraId="54A37C7C" w14:textId="29B5529B" w:rsidR="00557550" w:rsidRDefault="00557550" w:rsidP="00557550">
      <w:pPr>
        <w:spacing w:after="160" w:line="259" w:lineRule="auto"/>
      </w:pPr>
      <w:r>
        <w:rPr>
          <w:noProof/>
        </w:rPr>
        <w:drawing>
          <wp:inline distT="0" distB="0" distL="0" distR="0" wp14:anchorId="2C2EC2A7" wp14:editId="18EE38F1">
            <wp:extent cx="5743575" cy="33242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3324225"/>
                    </a:xfrm>
                    <a:prstGeom prst="rect">
                      <a:avLst/>
                    </a:prstGeom>
                  </pic:spPr>
                </pic:pic>
              </a:graphicData>
            </a:graphic>
          </wp:inline>
        </w:drawing>
      </w:r>
    </w:p>
    <w:p w14:paraId="1EEB7C16" w14:textId="4DF1CF09" w:rsidR="00557550" w:rsidRDefault="00557550" w:rsidP="00557550">
      <w:pPr>
        <w:pStyle w:val="B1"/>
      </w:pPr>
      <w:ins w:id="514" w:author="NTS Romanoff" w:date="2019-12-04T15:57:00Z">
        <w:r w:rsidRPr="008F6611">
          <w:rPr>
            <w:b/>
            <w:bCs/>
            <w:rPrChange w:id="515" w:author="NTS Romanoff" w:date="2019-12-04T16:01:00Z">
              <w:rPr>
                <w:szCs w:val="24"/>
                <w:shd w:val="clear" w:color="auto" w:fill="auto"/>
              </w:rPr>
            </w:rPrChange>
          </w:rPr>
          <w:t xml:space="preserve">Bảng </w:t>
        </w:r>
      </w:ins>
      <w:r w:rsidR="008C6A41">
        <w:rPr>
          <w:b/>
          <w:bCs/>
        </w:rPr>
        <w:t>4.0</w:t>
      </w:r>
      <w:ins w:id="516" w:author="NTS Romanoff" w:date="2019-12-04T15:57:00Z">
        <w:r>
          <w:t xml:space="preserve">: </w:t>
        </w:r>
      </w:ins>
      <w:r>
        <w:t>B</w:t>
      </w:r>
      <w:ins w:id="517" w:author="NTS Romanoff" w:date="2019-12-04T15:57:00Z">
        <w:r>
          <w:t xml:space="preserve">ảng </w:t>
        </w:r>
      </w:ins>
      <w:r>
        <w:t>Lịch Tập</w:t>
      </w:r>
    </w:p>
    <w:p w14:paraId="640B6686" w14:textId="77777777" w:rsidR="00557550" w:rsidRDefault="00557550">
      <w:pPr>
        <w:spacing w:after="160" w:line="259" w:lineRule="auto"/>
        <w:rPr>
          <w:i/>
          <w:szCs w:val="26"/>
          <w:shd w:val="clear" w:color="auto" w:fill="FFFFFF"/>
        </w:rPr>
      </w:pPr>
      <w:r>
        <w:br w:type="page"/>
      </w:r>
    </w:p>
    <w:p w14:paraId="1AD070E2" w14:textId="77777777" w:rsidR="00557550" w:rsidRDefault="00557550" w:rsidP="00557550">
      <w:pPr>
        <w:pStyle w:val="B1"/>
        <w:rPr>
          <w:b/>
        </w:rPr>
      </w:pPr>
    </w:p>
    <w:p w14:paraId="24F7769B" w14:textId="12CD0136" w:rsidR="00557550" w:rsidRPr="00707B6C" w:rsidRDefault="00557550" w:rsidP="00557550">
      <w:pPr>
        <w:pStyle w:val="ListParagraph"/>
        <w:numPr>
          <w:ilvl w:val="0"/>
          <w:numId w:val="77"/>
        </w:numPr>
        <w:spacing w:after="160" w:line="259" w:lineRule="auto"/>
        <w:rPr>
          <w:b/>
        </w:rPr>
      </w:pPr>
      <w:r w:rsidRPr="00707B6C">
        <w:rPr>
          <w:b/>
        </w:rPr>
        <w:t xml:space="preserve">Table </w:t>
      </w:r>
      <w:r w:rsidR="008C6A41">
        <w:rPr>
          <w:b/>
        </w:rPr>
        <w:t>Chi Tiết Gói Tập</w:t>
      </w:r>
    </w:p>
    <w:p w14:paraId="448DD1DB" w14:textId="13912CAB" w:rsidR="00557550" w:rsidRDefault="008C6A41" w:rsidP="00557550">
      <w:pPr>
        <w:spacing w:after="160" w:line="259" w:lineRule="auto"/>
      </w:pPr>
      <w:r>
        <w:rPr>
          <w:noProof/>
        </w:rPr>
        <w:drawing>
          <wp:inline distT="0" distB="0" distL="0" distR="0" wp14:anchorId="436B5391" wp14:editId="4EE3702A">
            <wp:extent cx="5750560" cy="437134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560" cy="4371340"/>
                    </a:xfrm>
                    <a:prstGeom prst="rect">
                      <a:avLst/>
                    </a:prstGeom>
                  </pic:spPr>
                </pic:pic>
              </a:graphicData>
            </a:graphic>
          </wp:inline>
        </w:drawing>
      </w:r>
    </w:p>
    <w:p w14:paraId="3F3013B5" w14:textId="39B632E8" w:rsidR="00557550" w:rsidRPr="008C6A41" w:rsidRDefault="00557550" w:rsidP="008C6A41">
      <w:pPr>
        <w:pStyle w:val="B1"/>
        <w:rPr>
          <w:b/>
        </w:rPr>
      </w:pPr>
      <w:ins w:id="518" w:author="NTS Romanoff" w:date="2019-12-04T15:57:00Z">
        <w:r w:rsidRPr="008F6611">
          <w:rPr>
            <w:b/>
            <w:bCs/>
            <w:rPrChange w:id="519" w:author="NTS Romanoff" w:date="2019-12-04T16:01:00Z">
              <w:rPr>
                <w:szCs w:val="24"/>
                <w:shd w:val="clear" w:color="auto" w:fill="auto"/>
              </w:rPr>
            </w:rPrChange>
          </w:rPr>
          <w:t xml:space="preserve">Bảng </w:t>
        </w:r>
      </w:ins>
      <w:r w:rsidR="008C6A41">
        <w:rPr>
          <w:b/>
          <w:bCs/>
        </w:rPr>
        <w:t>4.1</w:t>
      </w:r>
      <w:ins w:id="520" w:author="NTS Romanoff" w:date="2019-12-04T15:57:00Z">
        <w:r>
          <w:t xml:space="preserve">: </w:t>
        </w:r>
      </w:ins>
      <w:r>
        <w:t>B</w:t>
      </w:r>
      <w:ins w:id="521" w:author="NTS Romanoff" w:date="2019-12-04T15:57:00Z">
        <w:r>
          <w:t xml:space="preserve">ảng </w:t>
        </w:r>
      </w:ins>
      <w:r w:rsidR="008C6A41">
        <w:t>Chi Tiết Gói Tập</w:t>
      </w:r>
    </w:p>
    <w:p w14:paraId="002CE28F" w14:textId="77777777" w:rsidR="00557550" w:rsidRDefault="00557550" w:rsidP="00557550">
      <w:pPr>
        <w:pStyle w:val="B1"/>
        <w:rPr>
          <w:b/>
        </w:rPr>
      </w:pPr>
    </w:p>
    <w:p w14:paraId="4E625F9B" w14:textId="77777777" w:rsidR="00557550" w:rsidRDefault="00557550" w:rsidP="0041177B">
      <w:pPr>
        <w:pStyle w:val="B1"/>
        <w:rPr>
          <w:b/>
        </w:rPr>
      </w:pPr>
    </w:p>
    <w:p w14:paraId="2077CA1F" w14:textId="006360DB" w:rsidR="00990A6D" w:rsidRPr="00707B6C" w:rsidRDefault="00707B6C">
      <w:pPr>
        <w:spacing w:after="160" w:line="259" w:lineRule="auto"/>
      </w:pPr>
      <w:r>
        <w:br w:type="page"/>
      </w:r>
    </w:p>
    <w:p w14:paraId="30653727" w14:textId="73C14A33" w:rsidR="00766EB8" w:rsidRPr="00C55872" w:rsidRDefault="00C82CC9">
      <w:pPr>
        <w:pStyle w:val="Heading2"/>
        <w:rPr>
          <w:shd w:val="clear" w:color="auto" w:fill="FFFFFF"/>
        </w:rPr>
        <w:pPrChange w:id="522" w:author="Nhân Nguyễn" w:date="2019-12-04T10:20:00Z">
          <w:pPr>
            <w:pStyle w:val="L2"/>
          </w:pPr>
        </w:pPrChange>
      </w:pPr>
      <w:bookmarkStart w:id="523" w:name="_Toc26262089"/>
      <w:bookmarkStart w:id="524" w:name="_Toc41673881"/>
      <w:r>
        <w:lastRenderedPageBreak/>
        <w:t>3.</w:t>
      </w:r>
      <w:r w:rsidR="00086202">
        <w:t xml:space="preserve">3 </w:t>
      </w:r>
      <w:r w:rsidR="00766EB8" w:rsidRPr="00C55872">
        <w:t>MỘT SỐ GIAO DIỆN VÀ CHỨC NĂNG CHÍNH</w:t>
      </w:r>
      <w:bookmarkEnd w:id="523"/>
      <w:bookmarkEnd w:id="524"/>
    </w:p>
    <w:p w14:paraId="3601AFB5" w14:textId="631B7D69" w:rsidR="004A7AC5" w:rsidRPr="00C55872" w:rsidRDefault="00C82CC9">
      <w:pPr>
        <w:pStyle w:val="Heading3"/>
        <w:rPr>
          <w:shd w:val="clear" w:color="auto" w:fill="FFFFFF"/>
        </w:rPr>
        <w:pPrChange w:id="525" w:author="Nhân Nguyễn" w:date="2019-12-04T10:20:00Z">
          <w:pPr>
            <w:pStyle w:val="L3"/>
          </w:pPr>
        </w:pPrChange>
      </w:pPr>
      <w:bookmarkStart w:id="526" w:name="_Toc26262090"/>
      <w:bookmarkStart w:id="527" w:name="_Toc41673882"/>
      <w:r>
        <w:rPr>
          <w:shd w:val="clear" w:color="auto" w:fill="FFFFFF"/>
        </w:rPr>
        <w:t>3.</w:t>
      </w:r>
      <w:r w:rsidR="00086202">
        <w:rPr>
          <w:shd w:val="clear" w:color="auto" w:fill="FFFFFF"/>
        </w:rPr>
        <w:t>3</w:t>
      </w:r>
      <w:r>
        <w:rPr>
          <w:shd w:val="clear" w:color="auto" w:fill="FFFFFF"/>
        </w:rPr>
        <w:t xml:space="preserve">.1 </w:t>
      </w:r>
      <w:r w:rsidR="004A7AC5" w:rsidRPr="00C55872">
        <w:rPr>
          <w:shd w:val="clear" w:color="auto" w:fill="FFFFFF"/>
        </w:rPr>
        <w:t>Các trang người dùng</w:t>
      </w:r>
      <w:bookmarkEnd w:id="526"/>
      <w:bookmarkEnd w:id="527"/>
    </w:p>
    <w:p w14:paraId="79BE72BD" w14:textId="77777777" w:rsidR="00F94A56" w:rsidRPr="00C55872" w:rsidRDefault="00F94A56">
      <w:pPr>
        <w:pStyle w:val="NormalWeb"/>
        <w:numPr>
          <w:ilvl w:val="0"/>
          <w:numId w:val="14"/>
        </w:numPr>
        <w:spacing w:before="120" w:beforeAutospacing="0" w:after="0" w:afterAutospacing="0"/>
        <w:ind w:left="709" w:hanging="425"/>
        <w:textAlignment w:val="baseline"/>
        <w:rPr>
          <w:b/>
          <w:szCs w:val="26"/>
          <w:shd w:val="clear" w:color="auto" w:fill="FFFFFF"/>
          <w:lang w:val="vi-VN"/>
        </w:rPr>
        <w:pPrChange w:id="528" w:author="Nhân Nguyễn" w:date="2019-12-04T10:52:00Z">
          <w:pPr>
            <w:pStyle w:val="NormalWeb"/>
            <w:numPr>
              <w:numId w:val="14"/>
            </w:numPr>
            <w:spacing w:before="120" w:beforeAutospacing="0" w:after="0" w:afterAutospacing="0"/>
            <w:ind w:left="2160" w:hanging="425"/>
            <w:textAlignment w:val="baseline"/>
          </w:pPr>
        </w:pPrChange>
      </w:pPr>
      <w:r w:rsidRPr="00C55872">
        <w:rPr>
          <w:b/>
          <w:szCs w:val="26"/>
          <w:shd w:val="clear" w:color="auto" w:fill="FFFFFF"/>
          <w:lang w:val="vi-VN"/>
        </w:rPr>
        <w:t>Trang chủ:</w:t>
      </w:r>
    </w:p>
    <w:p w14:paraId="1A44C183" w14:textId="77777777" w:rsidR="00F94A56" w:rsidRPr="00C55872" w:rsidRDefault="00F94A56">
      <w:pPr>
        <w:pStyle w:val="NormalWeb"/>
        <w:spacing w:before="120" w:beforeAutospacing="0" w:after="0" w:afterAutospacing="0"/>
        <w:ind w:left="709" w:hanging="284"/>
        <w:textAlignment w:val="baseline"/>
        <w:rPr>
          <w:b/>
          <w:szCs w:val="26"/>
          <w:shd w:val="clear" w:color="auto" w:fill="FFFFFF"/>
          <w:lang w:val="vi-VN"/>
        </w:rPr>
        <w:pPrChange w:id="529" w:author="Nhân Nguyễn" w:date="2019-12-04T10:52:00Z">
          <w:pPr>
            <w:pStyle w:val="NormalWeb"/>
            <w:spacing w:before="120" w:beforeAutospacing="0" w:after="0" w:afterAutospacing="0"/>
            <w:ind w:hanging="284"/>
            <w:textAlignment w:val="baseline"/>
          </w:pPr>
        </w:pPrChange>
      </w:pPr>
      <w:r w:rsidRPr="00C55872">
        <w:rPr>
          <w:b/>
          <w:szCs w:val="26"/>
          <w:shd w:val="clear" w:color="auto" w:fill="FFFFFF"/>
          <w:lang w:val="vi-VN"/>
        </w:rPr>
        <w:t>Chức năng:</w:t>
      </w:r>
    </w:p>
    <w:p w14:paraId="5AC07403" w14:textId="59B3D33D" w:rsidR="00F94A56" w:rsidRPr="00C55872" w:rsidRDefault="00F94A56">
      <w:pPr>
        <w:pStyle w:val="NormalWeb"/>
        <w:numPr>
          <w:ilvl w:val="0"/>
          <w:numId w:val="15"/>
        </w:numPr>
        <w:spacing w:before="120" w:beforeAutospacing="0" w:after="0" w:afterAutospacing="0"/>
        <w:ind w:left="709" w:hanging="284"/>
        <w:textAlignment w:val="baseline"/>
        <w:rPr>
          <w:b/>
          <w:szCs w:val="26"/>
          <w:shd w:val="clear" w:color="auto" w:fill="FFFFFF"/>
          <w:lang w:val="vi-VN"/>
        </w:rPr>
        <w:pPrChange w:id="530" w:author="Nhân Nguyễn" w:date="2019-12-04T10:52:00Z">
          <w:pPr>
            <w:pStyle w:val="NormalWeb"/>
            <w:numPr>
              <w:numId w:val="15"/>
            </w:numPr>
            <w:spacing w:before="120" w:beforeAutospacing="0" w:after="0" w:afterAutospacing="0"/>
            <w:ind w:left="2520" w:hanging="284"/>
            <w:textAlignment w:val="baseline"/>
          </w:pPr>
        </w:pPrChange>
      </w:pPr>
      <w:r w:rsidRPr="00C55872">
        <w:rPr>
          <w:szCs w:val="26"/>
          <w:shd w:val="clear" w:color="auto" w:fill="FFFFFF"/>
          <w:lang w:val="vi-VN"/>
        </w:rPr>
        <w:t xml:space="preserve">Trình bày các </w:t>
      </w:r>
      <w:r w:rsidR="00FF5C5B">
        <w:rPr>
          <w:szCs w:val="26"/>
          <w:shd w:val="clear" w:color="auto" w:fill="FFFFFF"/>
        </w:rPr>
        <w:t xml:space="preserve">khóa học </w:t>
      </w:r>
      <w:r w:rsidRPr="00C55872">
        <w:rPr>
          <w:szCs w:val="26"/>
          <w:shd w:val="clear" w:color="auto" w:fill="FFFFFF"/>
          <w:lang w:val="vi-VN"/>
        </w:rPr>
        <w:t>bán chạy</w:t>
      </w:r>
      <w:r w:rsidR="00FF5C5B">
        <w:rPr>
          <w:szCs w:val="26"/>
          <w:shd w:val="clear" w:color="auto" w:fill="FFFFFF"/>
        </w:rPr>
        <w:t xml:space="preserve"> theo từng danh mục</w:t>
      </w:r>
    </w:p>
    <w:p w14:paraId="242F847D" w14:textId="77777777" w:rsidR="00F94A56" w:rsidRPr="00C55872" w:rsidRDefault="00F94A56">
      <w:pPr>
        <w:pStyle w:val="NormalWeb"/>
        <w:numPr>
          <w:ilvl w:val="0"/>
          <w:numId w:val="15"/>
        </w:numPr>
        <w:spacing w:before="120" w:beforeAutospacing="0" w:after="0" w:afterAutospacing="0"/>
        <w:ind w:left="709" w:hanging="284"/>
        <w:textAlignment w:val="baseline"/>
        <w:rPr>
          <w:b/>
          <w:szCs w:val="26"/>
          <w:shd w:val="clear" w:color="auto" w:fill="FFFFFF"/>
          <w:lang w:val="vi-VN"/>
        </w:rPr>
        <w:pPrChange w:id="531" w:author="Nhân Nguyễn" w:date="2019-12-04T10:52:00Z">
          <w:pPr>
            <w:pStyle w:val="NormalWeb"/>
            <w:numPr>
              <w:numId w:val="15"/>
            </w:numPr>
            <w:spacing w:before="120" w:beforeAutospacing="0" w:after="0" w:afterAutospacing="0"/>
            <w:ind w:left="2520" w:hanging="284"/>
            <w:textAlignment w:val="baseline"/>
          </w:pPr>
        </w:pPrChange>
      </w:pPr>
      <w:r w:rsidRPr="00C55872">
        <w:rPr>
          <w:szCs w:val="26"/>
          <w:shd w:val="clear" w:color="auto" w:fill="FFFFFF"/>
          <w:lang w:val="vi-VN"/>
        </w:rPr>
        <w:t>Giúp cho khách hàng có thể xem một cách tổng quá về Website</w:t>
      </w:r>
      <w:r w:rsidR="00C4679A" w:rsidRPr="00C55872">
        <w:rPr>
          <w:szCs w:val="26"/>
          <w:shd w:val="clear" w:color="auto" w:fill="FFFFFF"/>
          <w:lang w:val="vi-VN"/>
        </w:rPr>
        <w:t>.</w:t>
      </w:r>
    </w:p>
    <w:p w14:paraId="4DFA6A61" w14:textId="2E89DCAE" w:rsidR="00F94A56" w:rsidRPr="00FF5C5B" w:rsidRDefault="009A43A3">
      <w:pPr>
        <w:pStyle w:val="NormalWeb"/>
        <w:numPr>
          <w:ilvl w:val="0"/>
          <w:numId w:val="15"/>
        </w:numPr>
        <w:spacing w:before="120" w:beforeAutospacing="0" w:after="0" w:afterAutospacing="0"/>
        <w:ind w:left="709" w:hanging="284"/>
        <w:textAlignment w:val="baseline"/>
        <w:rPr>
          <w:b/>
          <w:szCs w:val="26"/>
          <w:shd w:val="clear" w:color="auto" w:fill="FFFFFF"/>
          <w:lang w:val="vi-VN"/>
        </w:rPr>
        <w:pPrChange w:id="532" w:author="Nhân Nguyễn" w:date="2019-12-04T10:52:00Z">
          <w:pPr>
            <w:pStyle w:val="NormalWeb"/>
            <w:numPr>
              <w:numId w:val="15"/>
            </w:numPr>
            <w:spacing w:before="120" w:beforeAutospacing="0" w:after="0" w:afterAutospacing="0"/>
            <w:ind w:left="2520" w:hanging="284"/>
            <w:textAlignment w:val="baseline"/>
          </w:pPr>
        </w:pPrChange>
      </w:pPr>
      <w:r w:rsidRPr="00C55872">
        <w:rPr>
          <w:szCs w:val="26"/>
          <w:shd w:val="clear" w:color="auto" w:fill="FFFFFF"/>
          <w:lang w:val="vi-VN"/>
        </w:rPr>
        <w:t xml:space="preserve">Tìm kiếm những </w:t>
      </w:r>
      <w:r w:rsidR="00111C2C" w:rsidRPr="00C55872">
        <w:rPr>
          <w:szCs w:val="26"/>
          <w:lang w:val="vi-VN"/>
        </w:rPr>
        <w:t>sản phẩm</w:t>
      </w:r>
      <w:r w:rsidRPr="00C55872">
        <w:rPr>
          <w:szCs w:val="26"/>
          <w:shd w:val="clear" w:color="auto" w:fill="FFFFFF"/>
          <w:lang w:val="vi-VN"/>
        </w:rPr>
        <w:t xml:space="preserve"> mới trong Website</w:t>
      </w:r>
      <w:r w:rsidR="00C4679A" w:rsidRPr="00C55872">
        <w:rPr>
          <w:szCs w:val="26"/>
          <w:shd w:val="clear" w:color="auto" w:fill="FFFFFF"/>
          <w:lang w:val="vi-VN"/>
        </w:rPr>
        <w:t>.</w:t>
      </w:r>
    </w:p>
    <w:p w14:paraId="79E3CE1B" w14:textId="3DE2214F" w:rsidR="00FF5C5B" w:rsidRPr="007F047B" w:rsidRDefault="00FF5C5B" w:rsidP="00FF5C5B">
      <w:pPr>
        <w:pStyle w:val="NormalWeb"/>
        <w:numPr>
          <w:ilvl w:val="0"/>
          <w:numId w:val="15"/>
        </w:numPr>
        <w:spacing w:before="120" w:beforeAutospacing="0" w:after="0" w:afterAutospacing="0"/>
        <w:ind w:left="709" w:hanging="284"/>
        <w:textAlignment w:val="baseline"/>
        <w:rPr>
          <w:b/>
          <w:szCs w:val="26"/>
          <w:shd w:val="clear" w:color="auto" w:fill="FFFFFF"/>
          <w:lang w:val="vi-VN"/>
        </w:rPr>
      </w:pPr>
      <w:r>
        <w:rPr>
          <w:szCs w:val="26"/>
          <w:shd w:val="clear" w:color="auto" w:fill="FFFFFF"/>
        </w:rPr>
        <w:t>Danh sách các danh mục</w:t>
      </w:r>
    </w:p>
    <w:p w14:paraId="3F391FD9" w14:textId="7173721D" w:rsidR="007F047B" w:rsidRPr="00C55872" w:rsidRDefault="00FF5C5B">
      <w:pPr>
        <w:pStyle w:val="NormalWeb"/>
        <w:spacing w:before="120" w:beforeAutospacing="0" w:after="0" w:afterAutospacing="0"/>
        <w:jc w:val="center"/>
        <w:textAlignment w:val="baseline"/>
        <w:rPr>
          <w:b/>
          <w:szCs w:val="26"/>
          <w:shd w:val="clear" w:color="auto" w:fill="FFFFFF"/>
          <w:lang w:val="vi-VN"/>
        </w:rPr>
      </w:pPr>
      <w:r>
        <w:rPr>
          <w:noProof/>
        </w:rPr>
        <w:drawing>
          <wp:inline distT="0" distB="0" distL="0" distR="0" wp14:anchorId="74EDA596" wp14:editId="14A50CDD">
            <wp:extent cx="5156791" cy="645908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1946" cy="6465541"/>
                    </a:xfrm>
                    <a:prstGeom prst="rect">
                      <a:avLst/>
                    </a:prstGeom>
                  </pic:spPr>
                </pic:pic>
              </a:graphicData>
            </a:graphic>
          </wp:inline>
        </w:drawing>
      </w:r>
    </w:p>
    <w:p w14:paraId="1ACFE335" w14:textId="4618EF38" w:rsidR="002857E7" w:rsidRPr="003F3F93" w:rsidRDefault="00D867A6">
      <w:pPr>
        <w:pStyle w:val="H1"/>
      </w:pPr>
      <w:bookmarkStart w:id="533" w:name="_Toc25872825"/>
      <w:bookmarkStart w:id="534" w:name="_Toc41673663"/>
      <w:r w:rsidRPr="003F3F93">
        <w:rPr>
          <w:b/>
        </w:rPr>
        <w:t>Hình</w:t>
      </w:r>
      <w:r w:rsidR="00FF5C5B">
        <w:rPr>
          <w:b/>
        </w:rPr>
        <w:t xml:space="preserve"> 3.1</w:t>
      </w:r>
      <w:r w:rsidRPr="003F3F93">
        <w:rPr>
          <w:b/>
        </w:rPr>
        <w:t xml:space="preserve">: </w:t>
      </w:r>
      <w:r w:rsidRPr="003F3F93">
        <w:t>Giao diện trang chủ</w:t>
      </w:r>
      <w:bookmarkEnd w:id="533"/>
      <w:bookmarkEnd w:id="534"/>
    </w:p>
    <w:p w14:paraId="62F4450E" w14:textId="38C1C961" w:rsidR="00C4679A" w:rsidRDefault="00C4679A">
      <w:pPr>
        <w:pStyle w:val="NormalWeb"/>
        <w:numPr>
          <w:ilvl w:val="0"/>
          <w:numId w:val="14"/>
        </w:numPr>
        <w:spacing w:before="120" w:beforeAutospacing="0" w:after="0" w:afterAutospacing="0"/>
        <w:ind w:left="709" w:hanging="425"/>
        <w:textAlignment w:val="baseline"/>
        <w:rPr>
          <w:b/>
          <w:szCs w:val="26"/>
          <w:shd w:val="clear" w:color="auto" w:fill="FFFFFF"/>
          <w:lang w:val="vi-VN"/>
        </w:rPr>
        <w:pPrChange w:id="535" w:author="Nhân Nguyễn" w:date="2019-12-04T10:52:00Z">
          <w:pPr>
            <w:pStyle w:val="NormalWeb"/>
            <w:numPr>
              <w:numId w:val="14"/>
            </w:numPr>
            <w:spacing w:before="120" w:beforeAutospacing="0" w:after="0" w:afterAutospacing="0"/>
            <w:ind w:left="2160" w:hanging="425"/>
            <w:textAlignment w:val="baseline"/>
          </w:pPr>
        </w:pPrChange>
      </w:pPr>
      <w:r w:rsidRPr="00C55872">
        <w:rPr>
          <w:b/>
          <w:szCs w:val="26"/>
          <w:shd w:val="clear" w:color="auto" w:fill="FFFFFF"/>
          <w:lang w:val="vi-VN"/>
        </w:rPr>
        <w:lastRenderedPageBreak/>
        <w:t>Đăng nhập:</w:t>
      </w:r>
    </w:p>
    <w:p w14:paraId="7D575724" w14:textId="4E4E260D" w:rsidR="00665511" w:rsidRDefault="00FF5C5B">
      <w:pPr>
        <w:pStyle w:val="NormalWeb"/>
        <w:spacing w:before="120" w:beforeAutospacing="0" w:after="0" w:afterAutospacing="0"/>
        <w:jc w:val="center"/>
        <w:textAlignment w:val="baseline"/>
        <w:rPr>
          <w:b/>
          <w:szCs w:val="26"/>
          <w:shd w:val="clear" w:color="auto" w:fill="FFFFFF"/>
          <w:lang w:val="vi-VN"/>
        </w:rPr>
      </w:pPr>
      <w:r w:rsidRPr="00FF5C5B">
        <w:rPr>
          <w:b/>
          <w:noProof/>
          <w:szCs w:val="26"/>
          <w:shd w:val="clear" w:color="auto" w:fill="FFFFFF"/>
        </w:rPr>
        <w:drawing>
          <wp:inline distT="0" distB="0" distL="0" distR="0" wp14:anchorId="2716A068" wp14:editId="40FA0D31">
            <wp:extent cx="5750560" cy="26447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0560" cy="2644775"/>
                    </a:xfrm>
                    <a:prstGeom prst="rect">
                      <a:avLst/>
                    </a:prstGeom>
                  </pic:spPr>
                </pic:pic>
              </a:graphicData>
            </a:graphic>
          </wp:inline>
        </w:drawing>
      </w:r>
    </w:p>
    <w:p w14:paraId="2A7F899D" w14:textId="4431E99D" w:rsidR="003F3F93" w:rsidRPr="003F3F93" w:rsidRDefault="003F3F93">
      <w:pPr>
        <w:pStyle w:val="H1"/>
        <w:rPr>
          <w:lang w:val="en-US"/>
        </w:rPr>
      </w:pPr>
      <w:bookmarkStart w:id="536" w:name="_Toc25872826"/>
      <w:bookmarkStart w:id="537" w:name="_Toc41673664"/>
      <w:r w:rsidRPr="003F3F93">
        <w:rPr>
          <w:b/>
        </w:rPr>
        <w:t>Hình 3.</w:t>
      </w:r>
      <w:r w:rsidR="0041177B">
        <w:rPr>
          <w:b/>
          <w:lang w:val="en-US"/>
        </w:rPr>
        <w:t>2</w:t>
      </w:r>
      <w:r w:rsidRPr="003F3F93">
        <w:rPr>
          <w:b/>
        </w:rPr>
        <w:t xml:space="preserve">: </w:t>
      </w:r>
      <w:r w:rsidRPr="003F3F93">
        <w:t xml:space="preserve">Giao diện trang </w:t>
      </w:r>
      <w:r>
        <w:rPr>
          <w:lang w:val="en-US"/>
        </w:rPr>
        <w:t>đăng nhập</w:t>
      </w:r>
      <w:bookmarkEnd w:id="536"/>
      <w:bookmarkEnd w:id="537"/>
    </w:p>
    <w:p w14:paraId="500A178E" w14:textId="77777777" w:rsidR="00805AA4" w:rsidRPr="00C55872" w:rsidRDefault="00805AA4">
      <w:pPr>
        <w:pStyle w:val="NormalWeb"/>
        <w:spacing w:before="120" w:beforeAutospacing="0" w:after="0" w:afterAutospacing="0"/>
        <w:ind w:left="709"/>
        <w:textAlignment w:val="baseline"/>
        <w:rPr>
          <w:b/>
          <w:szCs w:val="26"/>
          <w:shd w:val="clear" w:color="auto" w:fill="FFFFFF"/>
          <w:lang w:val="vi-VN"/>
        </w:rPr>
        <w:pPrChange w:id="538" w:author="Nhân Nguyễn" w:date="2019-12-04T10:52:00Z">
          <w:pPr>
            <w:pStyle w:val="NormalWeb"/>
            <w:spacing w:before="120" w:beforeAutospacing="0" w:after="0" w:afterAutospacing="0"/>
            <w:ind w:firstLine="720"/>
            <w:textAlignment w:val="baseline"/>
          </w:pPr>
        </w:pPrChange>
      </w:pPr>
      <w:r w:rsidRPr="00C55872">
        <w:rPr>
          <w:b/>
          <w:szCs w:val="26"/>
          <w:shd w:val="clear" w:color="auto" w:fill="FFFFFF"/>
          <w:lang w:val="vi-VN"/>
        </w:rPr>
        <w:t>Chức năng:</w:t>
      </w:r>
    </w:p>
    <w:p w14:paraId="2E368AE3" w14:textId="336D2158" w:rsidR="00805AA4" w:rsidRPr="00FF5C5B" w:rsidRDefault="00805AA4">
      <w:pPr>
        <w:pStyle w:val="NormalWeb"/>
        <w:numPr>
          <w:ilvl w:val="0"/>
          <w:numId w:val="16"/>
        </w:numPr>
        <w:spacing w:before="120" w:beforeAutospacing="0" w:after="0" w:afterAutospacing="0"/>
        <w:ind w:left="851" w:hanging="425"/>
        <w:textAlignment w:val="baseline"/>
        <w:rPr>
          <w:b/>
          <w:szCs w:val="26"/>
          <w:shd w:val="clear" w:color="auto" w:fill="FFFFFF"/>
          <w:lang w:val="vi-VN"/>
        </w:rPr>
        <w:pPrChange w:id="539" w:author="NTS Romanoff" w:date="2019-12-04T15:57:00Z">
          <w:pPr>
            <w:pStyle w:val="NormalWeb"/>
            <w:numPr>
              <w:numId w:val="16"/>
            </w:numPr>
            <w:spacing w:before="120" w:beforeAutospacing="0" w:after="0" w:afterAutospacing="0"/>
            <w:ind w:left="2160" w:hanging="425"/>
            <w:textAlignment w:val="baseline"/>
          </w:pPr>
        </w:pPrChange>
      </w:pPr>
      <w:r w:rsidRPr="00C55872">
        <w:rPr>
          <w:szCs w:val="26"/>
          <w:shd w:val="clear" w:color="auto" w:fill="FFFFFF"/>
          <w:lang w:val="vi-VN"/>
        </w:rPr>
        <w:t>Khách hàng đăng nhập vào tài khoản đã đăng ký để mua hàng và thanh toán</w:t>
      </w:r>
    </w:p>
    <w:p w14:paraId="7CA4EF0D" w14:textId="781D7488" w:rsidR="00FF5C5B" w:rsidRPr="00C55872" w:rsidRDefault="00FF5C5B" w:rsidP="00FF5C5B">
      <w:pPr>
        <w:pStyle w:val="NormalWeb"/>
        <w:numPr>
          <w:ilvl w:val="0"/>
          <w:numId w:val="16"/>
        </w:numPr>
        <w:spacing w:before="120" w:beforeAutospacing="0" w:after="0" w:afterAutospacing="0"/>
        <w:ind w:left="851" w:hanging="425"/>
        <w:textAlignment w:val="baseline"/>
        <w:rPr>
          <w:b/>
          <w:szCs w:val="26"/>
          <w:shd w:val="clear" w:color="auto" w:fill="FFFFFF"/>
          <w:lang w:val="vi-VN"/>
        </w:rPr>
      </w:pPr>
      <w:r>
        <w:rPr>
          <w:szCs w:val="26"/>
          <w:shd w:val="clear" w:color="auto" w:fill="FFFFFF"/>
        </w:rPr>
        <w:t>Ngoài ra còn có thể đăng nhập bằng Google và Facebook</w:t>
      </w:r>
    </w:p>
    <w:p w14:paraId="7D7AFA4E" w14:textId="77777777" w:rsidR="00805AA4" w:rsidRPr="00C55872" w:rsidRDefault="00805AA4">
      <w:pPr>
        <w:pStyle w:val="NormalWeb"/>
        <w:numPr>
          <w:ilvl w:val="0"/>
          <w:numId w:val="16"/>
        </w:numPr>
        <w:spacing w:before="120" w:beforeAutospacing="0" w:after="0" w:afterAutospacing="0"/>
        <w:ind w:left="851" w:hanging="425"/>
        <w:textAlignment w:val="baseline"/>
        <w:rPr>
          <w:b/>
          <w:szCs w:val="26"/>
          <w:shd w:val="clear" w:color="auto" w:fill="FFFFFF"/>
          <w:lang w:val="vi-VN"/>
        </w:rPr>
        <w:pPrChange w:id="540" w:author="NTS Romanoff" w:date="2019-12-04T15:57:00Z">
          <w:pPr>
            <w:pStyle w:val="NormalWeb"/>
            <w:numPr>
              <w:numId w:val="16"/>
            </w:numPr>
            <w:spacing w:before="120" w:beforeAutospacing="0" w:after="0" w:afterAutospacing="0"/>
            <w:ind w:left="2160" w:hanging="425"/>
            <w:textAlignment w:val="baseline"/>
          </w:pPr>
        </w:pPrChange>
      </w:pPr>
      <w:r w:rsidRPr="00C55872">
        <w:rPr>
          <w:szCs w:val="26"/>
          <w:shd w:val="clear" w:color="auto" w:fill="FFFFFF"/>
          <w:lang w:val="vi-VN"/>
        </w:rPr>
        <w:t>Có thể lưu thông tin tài khoản trên máy tính của khách hàng</w:t>
      </w:r>
    </w:p>
    <w:p w14:paraId="74D24903" w14:textId="16D3974A" w:rsidR="00805AA4" w:rsidRPr="00C55872" w:rsidRDefault="002857E7">
      <w:pPr>
        <w:spacing w:after="160" w:line="360" w:lineRule="auto"/>
        <w:ind w:left="851"/>
        <w:rPr>
          <w:b/>
          <w:szCs w:val="26"/>
          <w:shd w:val="clear" w:color="auto" w:fill="FFFFFF"/>
          <w:lang w:val="vi-VN"/>
        </w:rPr>
        <w:pPrChange w:id="541" w:author="NTS Romanoff" w:date="2019-12-04T15:57:00Z">
          <w:pPr>
            <w:spacing w:after="160" w:line="259" w:lineRule="auto"/>
          </w:pPr>
        </w:pPrChange>
      </w:pPr>
      <w:r>
        <w:rPr>
          <w:b/>
          <w:szCs w:val="26"/>
          <w:shd w:val="clear" w:color="auto" w:fill="FFFFFF"/>
          <w:lang w:val="vi-VN"/>
        </w:rPr>
        <w:br w:type="page"/>
      </w:r>
    </w:p>
    <w:p w14:paraId="4247DCB8" w14:textId="35A23F86" w:rsidR="00023251" w:rsidRDefault="00023251">
      <w:pPr>
        <w:pStyle w:val="NormalWeb"/>
        <w:numPr>
          <w:ilvl w:val="0"/>
          <w:numId w:val="14"/>
        </w:numPr>
        <w:spacing w:before="120" w:beforeAutospacing="0" w:after="0" w:afterAutospacing="0"/>
        <w:ind w:left="709" w:hanging="425"/>
        <w:textAlignment w:val="baseline"/>
        <w:rPr>
          <w:b/>
          <w:szCs w:val="26"/>
          <w:shd w:val="clear" w:color="auto" w:fill="FFFFFF"/>
          <w:lang w:val="vi-VN"/>
        </w:rPr>
        <w:pPrChange w:id="542" w:author="Nhân Nguyễn" w:date="2019-12-04T10:52:00Z">
          <w:pPr>
            <w:pStyle w:val="NormalWeb"/>
            <w:numPr>
              <w:numId w:val="14"/>
            </w:numPr>
            <w:spacing w:before="120" w:beforeAutospacing="0" w:after="0" w:afterAutospacing="0"/>
            <w:ind w:left="2160" w:hanging="425"/>
            <w:textAlignment w:val="baseline"/>
          </w:pPr>
        </w:pPrChange>
      </w:pPr>
      <w:r w:rsidRPr="00C55872">
        <w:rPr>
          <w:b/>
          <w:szCs w:val="26"/>
          <w:shd w:val="clear" w:color="auto" w:fill="FFFFFF"/>
          <w:lang w:val="vi-VN"/>
        </w:rPr>
        <w:lastRenderedPageBreak/>
        <w:t>Đăng ký:</w:t>
      </w:r>
    </w:p>
    <w:p w14:paraId="2C6BCEAC" w14:textId="774B7F57" w:rsidR="002857E7" w:rsidRDefault="00FF5C5B">
      <w:pPr>
        <w:pStyle w:val="NormalWeb"/>
        <w:spacing w:before="120" w:beforeAutospacing="0" w:after="0" w:afterAutospacing="0"/>
        <w:jc w:val="center"/>
        <w:textAlignment w:val="baseline"/>
        <w:rPr>
          <w:b/>
          <w:szCs w:val="26"/>
          <w:shd w:val="clear" w:color="auto" w:fill="FFFFFF"/>
          <w:lang w:val="vi-VN"/>
        </w:rPr>
      </w:pPr>
      <w:r w:rsidRPr="00FF5C5B">
        <w:rPr>
          <w:b/>
          <w:noProof/>
          <w:szCs w:val="26"/>
          <w:shd w:val="clear" w:color="auto" w:fill="FFFFFF"/>
        </w:rPr>
        <w:drawing>
          <wp:inline distT="0" distB="0" distL="0" distR="0" wp14:anchorId="2661211F" wp14:editId="715FFF26">
            <wp:extent cx="5750560" cy="2689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0560" cy="2689225"/>
                    </a:xfrm>
                    <a:prstGeom prst="rect">
                      <a:avLst/>
                    </a:prstGeom>
                  </pic:spPr>
                </pic:pic>
              </a:graphicData>
            </a:graphic>
          </wp:inline>
        </w:drawing>
      </w:r>
    </w:p>
    <w:p w14:paraId="69D7D30C" w14:textId="2F85DC30" w:rsidR="003F3F93" w:rsidRPr="003F3F93" w:rsidRDefault="003F3F93">
      <w:pPr>
        <w:pStyle w:val="H1"/>
        <w:rPr>
          <w:lang w:val="en-US"/>
        </w:rPr>
      </w:pPr>
      <w:bookmarkStart w:id="543" w:name="_Toc25872827"/>
      <w:bookmarkStart w:id="544" w:name="_Toc41673665"/>
      <w:r w:rsidRPr="003F3F93">
        <w:rPr>
          <w:b/>
        </w:rPr>
        <w:t>Hình 3.</w:t>
      </w:r>
      <w:r w:rsidR="00FF5C5B">
        <w:rPr>
          <w:b/>
          <w:lang w:val="en-US"/>
        </w:rPr>
        <w:t>3</w:t>
      </w:r>
      <w:r w:rsidRPr="003F3F93">
        <w:rPr>
          <w:b/>
        </w:rPr>
        <w:t xml:space="preserve">: </w:t>
      </w:r>
      <w:r w:rsidRPr="003F3F93">
        <w:t xml:space="preserve">Giao diện trang </w:t>
      </w:r>
      <w:r>
        <w:rPr>
          <w:lang w:val="en-US"/>
        </w:rPr>
        <w:t>đăng ký</w:t>
      </w:r>
      <w:bookmarkEnd w:id="543"/>
      <w:bookmarkEnd w:id="544"/>
    </w:p>
    <w:p w14:paraId="59EB5695" w14:textId="77777777" w:rsidR="00805AA4" w:rsidRPr="00C55872" w:rsidRDefault="00805AA4">
      <w:pPr>
        <w:pStyle w:val="NormalWeb"/>
        <w:tabs>
          <w:tab w:val="left" w:pos="993"/>
        </w:tabs>
        <w:spacing w:before="120" w:beforeAutospacing="0" w:after="0" w:afterAutospacing="0"/>
        <w:ind w:left="709" w:hanging="283"/>
        <w:textAlignment w:val="baseline"/>
        <w:rPr>
          <w:b/>
          <w:szCs w:val="26"/>
          <w:shd w:val="clear" w:color="auto" w:fill="FFFFFF"/>
          <w:lang w:val="vi-VN"/>
        </w:rPr>
        <w:pPrChange w:id="545" w:author="Nhân Nguyễn" w:date="2019-12-04T10:52:00Z">
          <w:pPr>
            <w:pStyle w:val="NormalWeb"/>
            <w:tabs>
              <w:tab w:val="left" w:pos="993"/>
            </w:tabs>
            <w:spacing w:before="120" w:beforeAutospacing="0" w:after="0" w:afterAutospacing="0"/>
            <w:ind w:hanging="283"/>
            <w:textAlignment w:val="baseline"/>
          </w:pPr>
        </w:pPrChange>
      </w:pPr>
      <w:r w:rsidRPr="00C55872">
        <w:rPr>
          <w:b/>
          <w:szCs w:val="26"/>
          <w:shd w:val="clear" w:color="auto" w:fill="FFFFFF"/>
          <w:lang w:val="vi-VN"/>
        </w:rPr>
        <w:t>Chức năng:</w:t>
      </w:r>
    </w:p>
    <w:p w14:paraId="346586DE" w14:textId="15AC33E0" w:rsidR="00F66C62" w:rsidRPr="00C55872" w:rsidRDefault="00F66C62">
      <w:pPr>
        <w:numPr>
          <w:ilvl w:val="0"/>
          <w:numId w:val="17"/>
        </w:numPr>
        <w:tabs>
          <w:tab w:val="left" w:pos="993"/>
        </w:tabs>
        <w:spacing w:before="120"/>
        <w:ind w:left="851" w:hanging="283"/>
        <w:rPr>
          <w:szCs w:val="26"/>
          <w:lang w:val="vi-VN"/>
        </w:rPr>
        <w:pPrChange w:id="546" w:author="NTS Romanoff" w:date="2019-12-04T15:57:00Z">
          <w:pPr>
            <w:numPr>
              <w:numId w:val="17"/>
            </w:numPr>
            <w:tabs>
              <w:tab w:val="left" w:pos="993"/>
            </w:tabs>
            <w:spacing w:before="120"/>
            <w:ind w:left="1996" w:hanging="283"/>
          </w:pPr>
        </w:pPrChange>
      </w:pPr>
      <w:r w:rsidRPr="00C55872">
        <w:rPr>
          <w:szCs w:val="26"/>
          <w:lang w:val="vi-VN"/>
        </w:rPr>
        <w:t>Khách hàng phải là thành viên th</w:t>
      </w:r>
      <w:r w:rsidR="00FF5C5B">
        <w:rPr>
          <w:szCs w:val="26"/>
          <w:lang w:val="vi-VN"/>
        </w:rPr>
        <w:t xml:space="preserve">ì mới có thể thực hiện mua </w:t>
      </w:r>
      <w:r w:rsidR="00FF5C5B">
        <w:rPr>
          <w:szCs w:val="26"/>
        </w:rPr>
        <w:t>khóa học</w:t>
      </w:r>
    </w:p>
    <w:p w14:paraId="35F3CC57" w14:textId="77777777" w:rsidR="00F66C62" w:rsidRPr="00C55872" w:rsidRDefault="00F66C62">
      <w:pPr>
        <w:numPr>
          <w:ilvl w:val="0"/>
          <w:numId w:val="17"/>
        </w:numPr>
        <w:tabs>
          <w:tab w:val="left" w:pos="993"/>
        </w:tabs>
        <w:spacing w:before="120"/>
        <w:ind w:left="851" w:hanging="283"/>
        <w:rPr>
          <w:szCs w:val="26"/>
          <w:lang w:val="vi-VN"/>
        </w:rPr>
        <w:pPrChange w:id="547" w:author="NTS Romanoff" w:date="2019-12-04T15:57:00Z">
          <w:pPr>
            <w:numPr>
              <w:numId w:val="17"/>
            </w:numPr>
            <w:tabs>
              <w:tab w:val="left" w:pos="993"/>
            </w:tabs>
            <w:spacing w:before="120"/>
            <w:ind w:left="1996" w:hanging="283"/>
          </w:pPr>
        </w:pPrChange>
      </w:pPr>
      <w:r w:rsidRPr="00C55872">
        <w:rPr>
          <w:szCs w:val="26"/>
          <w:lang w:val="vi-VN"/>
        </w:rPr>
        <w:t>Khách hàng click vào “Đăng Ký” ở Menu để thực hiện đăng kí</w:t>
      </w:r>
    </w:p>
    <w:p w14:paraId="64F2E957" w14:textId="77777777" w:rsidR="00F66C62" w:rsidRPr="00C55872" w:rsidRDefault="00F66C62">
      <w:pPr>
        <w:numPr>
          <w:ilvl w:val="0"/>
          <w:numId w:val="17"/>
        </w:numPr>
        <w:tabs>
          <w:tab w:val="left" w:pos="993"/>
        </w:tabs>
        <w:spacing w:before="120"/>
        <w:ind w:left="851" w:hanging="283"/>
        <w:rPr>
          <w:szCs w:val="26"/>
          <w:lang w:val="vi-VN"/>
        </w:rPr>
        <w:pPrChange w:id="548" w:author="NTS Romanoff" w:date="2019-12-04T15:57:00Z">
          <w:pPr>
            <w:numPr>
              <w:numId w:val="17"/>
            </w:numPr>
            <w:tabs>
              <w:tab w:val="left" w:pos="993"/>
            </w:tabs>
            <w:spacing w:before="120"/>
            <w:ind w:left="1996" w:hanging="283"/>
          </w:pPr>
        </w:pPrChange>
      </w:pPr>
      <w:r w:rsidRPr="00C55872">
        <w:rPr>
          <w:szCs w:val="26"/>
          <w:lang w:val="vi-VN"/>
        </w:rPr>
        <w:t>Khách hàng điền đầy đủ thông tin và click vào đăng kí.</w:t>
      </w:r>
    </w:p>
    <w:p w14:paraId="698F1024" w14:textId="7F76E28B" w:rsidR="002857E7" w:rsidRDefault="00F66C62">
      <w:pPr>
        <w:numPr>
          <w:ilvl w:val="0"/>
          <w:numId w:val="17"/>
        </w:numPr>
        <w:tabs>
          <w:tab w:val="left" w:pos="993"/>
        </w:tabs>
        <w:spacing w:before="120"/>
        <w:ind w:left="851" w:hanging="283"/>
        <w:rPr>
          <w:szCs w:val="26"/>
          <w:lang w:val="vi-VN"/>
        </w:rPr>
        <w:pPrChange w:id="549" w:author="NTS Romanoff" w:date="2019-12-04T15:57:00Z">
          <w:pPr>
            <w:numPr>
              <w:numId w:val="17"/>
            </w:numPr>
            <w:tabs>
              <w:tab w:val="left" w:pos="993"/>
            </w:tabs>
            <w:spacing w:before="120"/>
            <w:ind w:left="1996" w:hanging="283"/>
          </w:pPr>
        </w:pPrChange>
      </w:pPr>
      <w:r w:rsidRPr="00C55872">
        <w:rPr>
          <w:szCs w:val="26"/>
          <w:lang w:val="vi-VN"/>
        </w:rPr>
        <w:t>Các thông tin trên nhằm xác định thông tin khách hàng, giúp công ty có thể và dễ dàng trong việc thống kê.</w:t>
      </w:r>
    </w:p>
    <w:p w14:paraId="2C6E6DF2" w14:textId="7C792884" w:rsidR="006A3224" w:rsidRPr="002857E7" w:rsidRDefault="002857E7">
      <w:pPr>
        <w:spacing w:after="160" w:line="360" w:lineRule="auto"/>
        <w:ind w:left="709"/>
        <w:rPr>
          <w:szCs w:val="26"/>
          <w:lang w:val="vi-VN"/>
        </w:rPr>
        <w:pPrChange w:id="550" w:author="Nhân Nguyễn" w:date="2019-12-04T10:52:00Z">
          <w:pPr>
            <w:spacing w:after="160" w:line="259" w:lineRule="auto"/>
          </w:pPr>
        </w:pPrChange>
      </w:pPr>
      <w:r>
        <w:rPr>
          <w:szCs w:val="26"/>
          <w:lang w:val="vi-VN"/>
        </w:rPr>
        <w:br w:type="page"/>
      </w:r>
    </w:p>
    <w:p w14:paraId="306B2CD1" w14:textId="160BAF9F" w:rsidR="006A3224" w:rsidRDefault="006A3224">
      <w:pPr>
        <w:pStyle w:val="NormalWeb"/>
        <w:numPr>
          <w:ilvl w:val="0"/>
          <w:numId w:val="14"/>
        </w:numPr>
        <w:spacing w:before="120" w:beforeAutospacing="0" w:after="0" w:afterAutospacing="0"/>
        <w:ind w:left="709" w:hanging="425"/>
        <w:textAlignment w:val="baseline"/>
        <w:rPr>
          <w:b/>
          <w:szCs w:val="26"/>
          <w:shd w:val="clear" w:color="auto" w:fill="FFFFFF"/>
          <w:lang w:val="vi-VN"/>
        </w:rPr>
        <w:pPrChange w:id="551" w:author="Nhân Nguyễn" w:date="2019-12-04T10:52:00Z">
          <w:pPr>
            <w:pStyle w:val="NormalWeb"/>
            <w:numPr>
              <w:numId w:val="14"/>
            </w:numPr>
            <w:spacing w:before="120" w:beforeAutospacing="0" w:after="0" w:afterAutospacing="0"/>
            <w:ind w:left="2160" w:hanging="425"/>
            <w:textAlignment w:val="baseline"/>
          </w:pPr>
        </w:pPrChange>
      </w:pPr>
      <w:r w:rsidRPr="00C55872">
        <w:rPr>
          <w:b/>
          <w:szCs w:val="26"/>
          <w:shd w:val="clear" w:color="auto" w:fill="FFFFFF"/>
          <w:lang w:val="vi-VN"/>
        </w:rPr>
        <w:lastRenderedPageBreak/>
        <w:t>Tài khoản:</w:t>
      </w:r>
    </w:p>
    <w:p w14:paraId="595D3669" w14:textId="308D64E8" w:rsidR="002857E7" w:rsidRDefault="00FF5C5B">
      <w:pPr>
        <w:pStyle w:val="NormalWeb"/>
        <w:spacing w:before="120" w:beforeAutospacing="0" w:after="0" w:afterAutospacing="0"/>
        <w:jc w:val="center"/>
        <w:textAlignment w:val="baseline"/>
        <w:rPr>
          <w:b/>
          <w:szCs w:val="26"/>
          <w:shd w:val="clear" w:color="auto" w:fill="FFFFFF"/>
          <w:lang w:val="vi-VN"/>
        </w:rPr>
      </w:pPr>
      <w:r>
        <w:rPr>
          <w:noProof/>
        </w:rPr>
        <w:drawing>
          <wp:inline distT="0" distB="0" distL="0" distR="0" wp14:anchorId="3B64F2DF" wp14:editId="38D0DCB2">
            <wp:extent cx="5750560" cy="2744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560" cy="2744470"/>
                    </a:xfrm>
                    <a:prstGeom prst="rect">
                      <a:avLst/>
                    </a:prstGeom>
                  </pic:spPr>
                </pic:pic>
              </a:graphicData>
            </a:graphic>
          </wp:inline>
        </w:drawing>
      </w:r>
    </w:p>
    <w:p w14:paraId="5DC8FE58" w14:textId="206B9059" w:rsidR="003F3F93" w:rsidRPr="003F3F93" w:rsidRDefault="003F3F93">
      <w:pPr>
        <w:pStyle w:val="H1"/>
        <w:rPr>
          <w:lang w:val="en-US"/>
        </w:rPr>
      </w:pPr>
      <w:bookmarkStart w:id="552" w:name="_Toc25872828"/>
      <w:bookmarkStart w:id="553" w:name="_Toc41673666"/>
      <w:r w:rsidRPr="003F3F93">
        <w:rPr>
          <w:b/>
        </w:rPr>
        <w:t>Hình 3.</w:t>
      </w:r>
      <w:r>
        <w:rPr>
          <w:b/>
          <w:lang w:val="en-US"/>
        </w:rPr>
        <w:t>4</w:t>
      </w:r>
      <w:r w:rsidRPr="003F3F93">
        <w:rPr>
          <w:b/>
        </w:rPr>
        <w:t xml:space="preserve">: </w:t>
      </w:r>
      <w:r w:rsidRPr="003F3F93">
        <w:t>Giao diện tr</w:t>
      </w:r>
      <w:r>
        <w:rPr>
          <w:lang w:val="en-US"/>
        </w:rPr>
        <w:t>ang tài khoản</w:t>
      </w:r>
      <w:bookmarkEnd w:id="552"/>
      <w:bookmarkEnd w:id="553"/>
    </w:p>
    <w:p w14:paraId="1AA30B72" w14:textId="77777777" w:rsidR="006A3224" w:rsidRPr="00C55872" w:rsidRDefault="006A3224">
      <w:pPr>
        <w:pStyle w:val="NormalWeb"/>
        <w:numPr>
          <w:ilvl w:val="0"/>
          <w:numId w:val="18"/>
        </w:numPr>
        <w:spacing w:before="120" w:beforeAutospacing="0" w:after="0" w:afterAutospacing="0"/>
        <w:ind w:left="709"/>
        <w:textAlignment w:val="baseline"/>
        <w:rPr>
          <w:b/>
          <w:szCs w:val="26"/>
          <w:shd w:val="clear" w:color="auto" w:fill="FFFFFF"/>
          <w:lang w:val="vi-VN"/>
        </w:rPr>
        <w:pPrChange w:id="554" w:author="Nhân Nguyễn" w:date="2019-12-04T10:52:00Z">
          <w:pPr>
            <w:pStyle w:val="NormalWeb"/>
            <w:numPr>
              <w:numId w:val="18"/>
            </w:numPr>
            <w:spacing w:before="120" w:beforeAutospacing="0" w:after="0" w:afterAutospacing="0"/>
            <w:ind w:left="1440" w:hanging="360"/>
            <w:textAlignment w:val="baseline"/>
          </w:pPr>
        </w:pPrChange>
      </w:pPr>
      <w:r w:rsidRPr="00C55872">
        <w:rPr>
          <w:szCs w:val="26"/>
          <w:shd w:val="clear" w:color="auto" w:fill="FFFFFF"/>
          <w:lang w:val="vi-VN"/>
        </w:rPr>
        <w:t xml:space="preserve">Thông tin cá nhân: </w:t>
      </w:r>
    </w:p>
    <w:p w14:paraId="758C801A" w14:textId="5AC98F77" w:rsidR="002D5DB9" w:rsidRPr="00C55872" w:rsidRDefault="006A3224">
      <w:pPr>
        <w:pStyle w:val="NormalWeb"/>
        <w:spacing w:before="120" w:beforeAutospacing="0" w:after="0" w:afterAutospacing="0"/>
        <w:ind w:left="709"/>
        <w:textAlignment w:val="baseline"/>
        <w:rPr>
          <w:b/>
          <w:szCs w:val="26"/>
          <w:shd w:val="clear" w:color="auto" w:fill="FFFFFF"/>
          <w:lang w:val="vi-VN"/>
        </w:rPr>
        <w:pPrChange w:id="555" w:author="Nhân Nguyễn" w:date="2019-12-04T10:52:00Z">
          <w:pPr>
            <w:pStyle w:val="NormalWeb"/>
            <w:spacing w:before="120" w:beforeAutospacing="0" w:after="0" w:afterAutospacing="0"/>
            <w:textAlignment w:val="baseline"/>
          </w:pPr>
        </w:pPrChange>
      </w:pPr>
      <w:r w:rsidRPr="00C55872">
        <w:rPr>
          <w:szCs w:val="26"/>
          <w:shd w:val="clear" w:color="auto" w:fill="FFFFFF"/>
          <w:lang w:val="vi-VN"/>
        </w:rPr>
        <w:t>Chức năng: Khách hàng xem và cập nhật thông tin cá nhân của mình</w:t>
      </w:r>
    </w:p>
    <w:p w14:paraId="508CBE32" w14:textId="04BB1529" w:rsidR="007E23C8" w:rsidRPr="002857E7" w:rsidRDefault="007E23C8">
      <w:pPr>
        <w:pStyle w:val="NormalWeb"/>
        <w:numPr>
          <w:ilvl w:val="0"/>
          <w:numId w:val="18"/>
        </w:numPr>
        <w:spacing w:before="120" w:beforeAutospacing="0" w:after="0" w:afterAutospacing="0"/>
        <w:ind w:left="709"/>
        <w:textAlignment w:val="baseline"/>
        <w:rPr>
          <w:b/>
          <w:szCs w:val="26"/>
          <w:shd w:val="clear" w:color="auto" w:fill="FFFFFF"/>
          <w:lang w:val="vi-VN"/>
        </w:rPr>
        <w:pPrChange w:id="556" w:author="Nhân Nguyễn" w:date="2019-12-04T10:52:00Z">
          <w:pPr>
            <w:pStyle w:val="NormalWeb"/>
            <w:numPr>
              <w:numId w:val="18"/>
            </w:numPr>
            <w:spacing w:before="120" w:beforeAutospacing="0" w:after="0" w:afterAutospacing="0"/>
            <w:ind w:left="1440" w:hanging="360"/>
            <w:textAlignment w:val="baseline"/>
          </w:pPr>
        </w:pPrChange>
      </w:pPr>
      <w:r w:rsidRPr="00C55872">
        <w:rPr>
          <w:szCs w:val="26"/>
          <w:shd w:val="clear" w:color="auto" w:fill="FFFFFF"/>
          <w:lang w:val="vi-VN"/>
        </w:rPr>
        <w:t>Đổi mật khẩu:</w:t>
      </w:r>
    </w:p>
    <w:p w14:paraId="18276F68" w14:textId="60964F02" w:rsidR="002857E7" w:rsidRDefault="008B79A8">
      <w:pPr>
        <w:pStyle w:val="NormalWeb"/>
        <w:spacing w:before="120" w:beforeAutospacing="0" w:after="0" w:afterAutospacing="0"/>
        <w:jc w:val="center"/>
        <w:textAlignment w:val="baseline"/>
        <w:rPr>
          <w:b/>
          <w:szCs w:val="26"/>
          <w:shd w:val="clear" w:color="auto" w:fill="FFFFFF"/>
          <w:lang w:val="vi-VN"/>
        </w:rPr>
      </w:pPr>
      <w:r>
        <w:rPr>
          <w:noProof/>
        </w:rPr>
        <w:drawing>
          <wp:inline distT="0" distB="0" distL="0" distR="0" wp14:anchorId="0161EC3A" wp14:editId="268AFC1B">
            <wp:extent cx="5750560" cy="3211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0560" cy="3211830"/>
                    </a:xfrm>
                    <a:prstGeom prst="rect">
                      <a:avLst/>
                    </a:prstGeom>
                  </pic:spPr>
                </pic:pic>
              </a:graphicData>
            </a:graphic>
          </wp:inline>
        </w:drawing>
      </w:r>
    </w:p>
    <w:p w14:paraId="21AC49FD" w14:textId="7362B980" w:rsidR="003F3F93" w:rsidRPr="003F3F93" w:rsidRDefault="003F3F93">
      <w:pPr>
        <w:pStyle w:val="H1"/>
        <w:rPr>
          <w:lang w:val="en-US"/>
        </w:rPr>
      </w:pPr>
      <w:bookmarkStart w:id="557" w:name="_Toc25872829"/>
      <w:bookmarkStart w:id="558" w:name="_Toc41673667"/>
      <w:r w:rsidRPr="003F3F93">
        <w:rPr>
          <w:b/>
        </w:rPr>
        <w:t>Hình 3.</w:t>
      </w:r>
      <w:r>
        <w:rPr>
          <w:b/>
          <w:lang w:val="en-US"/>
        </w:rPr>
        <w:t>5</w:t>
      </w:r>
      <w:r w:rsidRPr="003F3F93">
        <w:rPr>
          <w:b/>
        </w:rPr>
        <w:t xml:space="preserve">: </w:t>
      </w:r>
      <w:r w:rsidRPr="003F3F93">
        <w:t xml:space="preserve">Giao diện trang </w:t>
      </w:r>
      <w:r>
        <w:rPr>
          <w:lang w:val="en-US"/>
        </w:rPr>
        <w:t>đổi mật khẩu</w:t>
      </w:r>
      <w:bookmarkEnd w:id="557"/>
      <w:bookmarkEnd w:id="558"/>
    </w:p>
    <w:p w14:paraId="3B6E0238" w14:textId="531E3335" w:rsidR="00FB2C4D" w:rsidRDefault="00683ED4">
      <w:pPr>
        <w:pStyle w:val="NormalWeb"/>
        <w:spacing w:before="120" w:beforeAutospacing="0" w:after="0" w:afterAutospacing="0"/>
        <w:ind w:left="709"/>
        <w:textAlignment w:val="baseline"/>
        <w:rPr>
          <w:b/>
          <w:szCs w:val="26"/>
          <w:shd w:val="clear" w:color="auto" w:fill="FFFFFF"/>
        </w:rPr>
        <w:pPrChange w:id="559" w:author="Nhân Nguyễn" w:date="2019-12-04T10:53:00Z">
          <w:pPr>
            <w:pStyle w:val="NormalWeb"/>
            <w:spacing w:before="120" w:beforeAutospacing="0" w:after="0" w:afterAutospacing="0"/>
            <w:textAlignment w:val="baseline"/>
          </w:pPr>
        </w:pPrChange>
      </w:pPr>
      <w:ins w:id="560" w:author="NTS Romanoff" w:date="2019-12-04T15:56:00Z">
        <w:r>
          <w:rPr>
            <w:szCs w:val="26"/>
            <w:shd w:val="clear" w:color="auto" w:fill="FFFFFF"/>
          </w:rPr>
          <w:t xml:space="preserve">- </w:t>
        </w:r>
      </w:ins>
      <w:r w:rsidR="007E23C8" w:rsidRPr="00C55872">
        <w:rPr>
          <w:szCs w:val="26"/>
          <w:shd w:val="clear" w:color="auto" w:fill="FFFFFF"/>
          <w:lang w:val="vi-VN"/>
        </w:rPr>
        <w:t>Chức năng: Khách hàng cập nhật lại một mật khẩu mới cho mình</w:t>
      </w:r>
      <w:r w:rsidR="002857E7">
        <w:rPr>
          <w:b/>
          <w:szCs w:val="26"/>
          <w:shd w:val="clear" w:color="auto" w:fill="FFFFFF"/>
        </w:rPr>
        <w:t>.</w:t>
      </w:r>
    </w:p>
    <w:p w14:paraId="31F496E6" w14:textId="77777777" w:rsidR="008B79A8" w:rsidRDefault="008B79A8">
      <w:pPr>
        <w:spacing w:after="160" w:line="259" w:lineRule="auto"/>
        <w:rPr>
          <w:b/>
          <w:szCs w:val="26"/>
          <w:shd w:val="clear" w:color="auto" w:fill="FFFFFF"/>
        </w:rPr>
      </w:pPr>
      <w:r>
        <w:rPr>
          <w:b/>
          <w:szCs w:val="26"/>
          <w:shd w:val="clear" w:color="auto" w:fill="FFFFFF"/>
        </w:rPr>
        <w:br w:type="page"/>
      </w:r>
    </w:p>
    <w:p w14:paraId="76941541" w14:textId="066EE74B" w:rsidR="00665511" w:rsidRPr="002A4AA3" w:rsidRDefault="008B79A8">
      <w:pPr>
        <w:pStyle w:val="NormalWeb"/>
        <w:numPr>
          <w:ilvl w:val="0"/>
          <w:numId w:val="19"/>
        </w:numPr>
        <w:spacing w:before="120" w:beforeAutospacing="0" w:after="0" w:afterAutospacing="0"/>
        <w:ind w:left="709"/>
        <w:textAlignment w:val="baseline"/>
        <w:rPr>
          <w:szCs w:val="26"/>
          <w:shd w:val="clear" w:color="auto" w:fill="FFFFFF"/>
          <w:lang w:val="vi-VN"/>
        </w:rPr>
        <w:pPrChange w:id="561" w:author="Nhân Nguyễn" w:date="2019-12-04T10:53:00Z">
          <w:pPr>
            <w:pStyle w:val="NormalWeb"/>
            <w:numPr>
              <w:numId w:val="19"/>
            </w:numPr>
            <w:spacing w:before="120" w:beforeAutospacing="0" w:after="0" w:afterAutospacing="0"/>
            <w:ind w:left="720" w:hanging="360"/>
            <w:textAlignment w:val="baseline"/>
          </w:pPr>
        </w:pPrChange>
      </w:pPr>
      <w:r>
        <w:rPr>
          <w:b/>
          <w:szCs w:val="26"/>
          <w:shd w:val="clear" w:color="auto" w:fill="FFFFFF"/>
        </w:rPr>
        <w:lastRenderedPageBreak/>
        <w:t>Khóa</w:t>
      </w:r>
      <w:r w:rsidR="002A4AA3">
        <w:rPr>
          <w:b/>
          <w:szCs w:val="26"/>
          <w:shd w:val="clear" w:color="auto" w:fill="FFFFFF"/>
        </w:rPr>
        <w:t xml:space="preserve"> theo </w:t>
      </w:r>
      <w:r>
        <w:rPr>
          <w:b/>
          <w:szCs w:val="26"/>
          <w:shd w:val="clear" w:color="auto" w:fill="FFFFFF"/>
        </w:rPr>
        <w:t>danh mục</w:t>
      </w:r>
      <w:r w:rsidR="00665511" w:rsidRPr="00C55872">
        <w:rPr>
          <w:b/>
          <w:szCs w:val="26"/>
          <w:shd w:val="clear" w:color="auto" w:fill="FFFFFF"/>
          <w:lang w:val="vi-VN"/>
        </w:rPr>
        <w:t>:</w:t>
      </w:r>
    </w:p>
    <w:p w14:paraId="3E23C961" w14:textId="4C80594C" w:rsidR="003F3F93" w:rsidRDefault="008B79A8">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72EE8B2D" wp14:editId="2D3AF2AF">
            <wp:extent cx="5750560" cy="76993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0560" cy="7699375"/>
                    </a:xfrm>
                    <a:prstGeom prst="rect">
                      <a:avLst/>
                    </a:prstGeom>
                  </pic:spPr>
                </pic:pic>
              </a:graphicData>
            </a:graphic>
          </wp:inline>
        </w:drawing>
      </w:r>
    </w:p>
    <w:p w14:paraId="69435443" w14:textId="7AEB9078" w:rsidR="003F3F93" w:rsidRPr="003F3F93" w:rsidRDefault="003F3F93">
      <w:pPr>
        <w:pStyle w:val="H1"/>
        <w:rPr>
          <w:lang w:val="en-US"/>
        </w:rPr>
      </w:pPr>
      <w:bookmarkStart w:id="562" w:name="_Toc25872830"/>
      <w:bookmarkStart w:id="563" w:name="_Toc41673668"/>
      <w:r w:rsidRPr="003F3F93">
        <w:rPr>
          <w:b/>
        </w:rPr>
        <w:t>Hình 3.</w:t>
      </w:r>
      <w:ins w:id="564" w:author="Nhân Nguyễn" w:date="2019-12-04T10:20:00Z">
        <w:r w:rsidR="002A2E94">
          <w:rPr>
            <w:b/>
            <w:lang w:val="en-US"/>
          </w:rPr>
          <w:t>6</w:t>
        </w:r>
      </w:ins>
      <w:del w:id="565" w:author="Nhân Nguyễn" w:date="2019-12-04T10:20:00Z">
        <w:r w:rsidRPr="003F3F93" w:rsidDel="001B7CA5">
          <w:rPr>
            <w:b/>
          </w:rPr>
          <w:delText>1</w:delText>
        </w:r>
      </w:del>
      <w:r w:rsidRPr="003F3F93">
        <w:rPr>
          <w:b/>
        </w:rPr>
        <w:t xml:space="preserve">: </w:t>
      </w:r>
      <w:r w:rsidRPr="003F3F93">
        <w:t xml:space="preserve">Giao diện trang </w:t>
      </w:r>
      <w:r w:rsidR="008B79A8">
        <w:rPr>
          <w:lang w:val="en-US"/>
        </w:rPr>
        <w:t xml:space="preserve">khóa học </w:t>
      </w:r>
      <w:r>
        <w:rPr>
          <w:lang w:val="en-US"/>
        </w:rPr>
        <w:t xml:space="preserve">theo </w:t>
      </w:r>
      <w:bookmarkEnd w:id="562"/>
      <w:r w:rsidR="008B79A8">
        <w:rPr>
          <w:lang w:val="en-US"/>
        </w:rPr>
        <w:t>danh mục</w:t>
      </w:r>
      <w:bookmarkEnd w:id="563"/>
    </w:p>
    <w:p w14:paraId="7E0C9996" w14:textId="77777777" w:rsidR="008B79A8" w:rsidRDefault="008B79A8">
      <w:pPr>
        <w:spacing w:after="160" w:line="259" w:lineRule="auto"/>
        <w:rPr>
          <w:b/>
          <w:szCs w:val="26"/>
          <w:shd w:val="clear" w:color="auto" w:fill="FFFFFF"/>
        </w:rPr>
      </w:pPr>
      <w:r>
        <w:rPr>
          <w:b/>
          <w:szCs w:val="26"/>
          <w:shd w:val="clear" w:color="auto" w:fill="FFFFFF"/>
        </w:rPr>
        <w:br w:type="page"/>
      </w:r>
    </w:p>
    <w:p w14:paraId="1516C3B2" w14:textId="57BAF6F1" w:rsidR="002A4AA3" w:rsidRPr="002A4AA3" w:rsidRDefault="008B79A8">
      <w:pPr>
        <w:pStyle w:val="NormalWeb"/>
        <w:numPr>
          <w:ilvl w:val="0"/>
          <w:numId w:val="19"/>
        </w:numPr>
        <w:spacing w:before="120" w:beforeAutospacing="0" w:after="0" w:afterAutospacing="0"/>
        <w:ind w:left="709"/>
        <w:textAlignment w:val="baseline"/>
        <w:rPr>
          <w:szCs w:val="26"/>
          <w:shd w:val="clear" w:color="auto" w:fill="FFFFFF"/>
          <w:lang w:val="vi-VN"/>
        </w:rPr>
        <w:pPrChange w:id="566" w:author="Nhân Nguyễn" w:date="2019-12-04T10:53:00Z">
          <w:pPr>
            <w:pStyle w:val="NormalWeb"/>
            <w:numPr>
              <w:numId w:val="19"/>
            </w:numPr>
            <w:spacing w:before="120" w:beforeAutospacing="0" w:after="0" w:afterAutospacing="0"/>
            <w:ind w:left="720" w:hanging="360"/>
            <w:textAlignment w:val="baseline"/>
          </w:pPr>
        </w:pPrChange>
      </w:pPr>
      <w:r>
        <w:rPr>
          <w:b/>
          <w:szCs w:val="26"/>
          <w:shd w:val="clear" w:color="auto" w:fill="FFFFFF"/>
        </w:rPr>
        <w:lastRenderedPageBreak/>
        <w:t>Khóa học</w:t>
      </w:r>
      <w:r w:rsidR="002A4AA3">
        <w:rPr>
          <w:b/>
          <w:szCs w:val="26"/>
          <w:shd w:val="clear" w:color="auto" w:fill="FFFFFF"/>
        </w:rPr>
        <w:t xml:space="preserve"> theo </w:t>
      </w:r>
      <w:r>
        <w:rPr>
          <w:b/>
          <w:szCs w:val="26"/>
          <w:shd w:val="clear" w:color="auto" w:fill="FFFFFF"/>
        </w:rPr>
        <w:t>chủ đề</w:t>
      </w:r>
      <w:r w:rsidR="002A4AA3" w:rsidRPr="00C55872">
        <w:rPr>
          <w:b/>
          <w:szCs w:val="26"/>
          <w:shd w:val="clear" w:color="auto" w:fill="FFFFFF"/>
          <w:lang w:val="vi-VN"/>
        </w:rPr>
        <w:t>:</w:t>
      </w:r>
    </w:p>
    <w:p w14:paraId="5A344980" w14:textId="28DBF117" w:rsidR="002A4AA3" w:rsidRDefault="008B79A8">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18BCD7D9" wp14:editId="45D59A07">
            <wp:extent cx="5750560" cy="5889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560" cy="5889625"/>
                    </a:xfrm>
                    <a:prstGeom prst="rect">
                      <a:avLst/>
                    </a:prstGeom>
                  </pic:spPr>
                </pic:pic>
              </a:graphicData>
            </a:graphic>
          </wp:inline>
        </w:drawing>
      </w:r>
    </w:p>
    <w:p w14:paraId="6263D82C" w14:textId="29383534" w:rsidR="003F3F93" w:rsidRPr="00E10331" w:rsidRDefault="003F3F93">
      <w:pPr>
        <w:pStyle w:val="H1"/>
        <w:rPr>
          <w:lang w:val="en-US"/>
        </w:rPr>
      </w:pPr>
      <w:bookmarkStart w:id="567" w:name="_Toc25872831"/>
      <w:bookmarkStart w:id="568" w:name="_Toc41673669"/>
      <w:r w:rsidRPr="003F3F93">
        <w:rPr>
          <w:b/>
        </w:rPr>
        <w:t>Hình 3.</w:t>
      </w:r>
      <w:ins w:id="569" w:author="Nhân Nguyễn" w:date="2019-12-04T10:21:00Z">
        <w:r w:rsidR="0079553D">
          <w:rPr>
            <w:b/>
            <w:lang w:val="en-US"/>
          </w:rPr>
          <w:t>7</w:t>
        </w:r>
      </w:ins>
      <w:del w:id="570" w:author="Nhân Nguyễn" w:date="2019-12-04T10:21:00Z">
        <w:r w:rsidRPr="003F3F93" w:rsidDel="0079553D">
          <w:rPr>
            <w:b/>
          </w:rPr>
          <w:delText>1</w:delText>
        </w:r>
      </w:del>
      <w:r w:rsidRPr="003F3F93">
        <w:rPr>
          <w:b/>
        </w:rPr>
        <w:t xml:space="preserve">: </w:t>
      </w:r>
      <w:r w:rsidRPr="003F3F93">
        <w:t xml:space="preserve">Giao diện trang </w:t>
      </w:r>
      <w:r w:rsidR="008B79A8">
        <w:rPr>
          <w:lang w:val="en-US"/>
        </w:rPr>
        <w:t>khóa học</w:t>
      </w:r>
      <w:r w:rsidR="00E10331">
        <w:rPr>
          <w:lang w:val="en-US"/>
        </w:rPr>
        <w:t xml:space="preserve"> theo </w:t>
      </w:r>
      <w:bookmarkEnd w:id="567"/>
      <w:r w:rsidR="008B79A8">
        <w:rPr>
          <w:lang w:val="en-US"/>
        </w:rPr>
        <w:t>chủ đề</w:t>
      </w:r>
      <w:bookmarkEnd w:id="568"/>
    </w:p>
    <w:p w14:paraId="7A3BC790" w14:textId="77777777" w:rsidR="003F3F93" w:rsidRDefault="003F3F93">
      <w:pPr>
        <w:pStyle w:val="NormalWeb"/>
        <w:spacing w:before="120" w:beforeAutospacing="0" w:after="0" w:afterAutospacing="0"/>
        <w:jc w:val="center"/>
        <w:textAlignment w:val="baseline"/>
        <w:rPr>
          <w:szCs w:val="26"/>
          <w:shd w:val="clear" w:color="auto" w:fill="FFFFFF"/>
          <w:lang w:val="vi-VN"/>
        </w:rPr>
      </w:pPr>
    </w:p>
    <w:p w14:paraId="4DAD40A7" w14:textId="23586B07" w:rsidR="002A4AA3" w:rsidRPr="002857E7" w:rsidRDefault="002A4AA3">
      <w:pPr>
        <w:spacing w:after="160" w:line="360" w:lineRule="auto"/>
        <w:rPr>
          <w:szCs w:val="26"/>
          <w:shd w:val="clear" w:color="auto" w:fill="FFFFFF"/>
          <w:lang w:val="vi-VN"/>
        </w:rPr>
        <w:pPrChange w:id="571" w:author="Nhân Nguyễn" w:date="2019-12-04T10:13:00Z">
          <w:pPr>
            <w:spacing w:after="160" w:line="259" w:lineRule="auto"/>
          </w:pPr>
        </w:pPrChange>
      </w:pPr>
      <w:r>
        <w:rPr>
          <w:szCs w:val="26"/>
          <w:shd w:val="clear" w:color="auto" w:fill="FFFFFF"/>
          <w:lang w:val="vi-VN"/>
        </w:rPr>
        <w:br w:type="page"/>
      </w:r>
    </w:p>
    <w:p w14:paraId="255E2ED3" w14:textId="0EF2865C" w:rsidR="002A4AA3" w:rsidRPr="002A4AA3" w:rsidRDefault="002A4AA3">
      <w:pPr>
        <w:pStyle w:val="NormalWeb"/>
        <w:numPr>
          <w:ilvl w:val="0"/>
          <w:numId w:val="19"/>
        </w:numPr>
        <w:spacing w:before="120" w:beforeAutospacing="0" w:after="0" w:afterAutospacing="0"/>
        <w:ind w:left="709"/>
        <w:textAlignment w:val="baseline"/>
        <w:rPr>
          <w:szCs w:val="26"/>
          <w:shd w:val="clear" w:color="auto" w:fill="FFFFFF"/>
          <w:lang w:val="vi-VN"/>
        </w:rPr>
        <w:pPrChange w:id="572" w:author="Nhân Nguyễn" w:date="2019-12-04T10:53:00Z">
          <w:pPr>
            <w:pStyle w:val="NormalWeb"/>
            <w:numPr>
              <w:numId w:val="19"/>
            </w:numPr>
            <w:spacing w:before="120" w:beforeAutospacing="0" w:after="0" w:afterAutospacing="0"/>
            <w:ind w:left="720" w:hanging="360"/>
            <w:textAlignment w:val="baseline"/>
          </w:pPr>
        </w:pPrChange>
      </w:pPr>
      <w:r>
        <w:rPr>
          <w:b/>
          <w:szCs w:val="26"/>
          <w:shd w:val="clear" w:color="auto" w:fill="FFFFFF"/>
        </w:rPr>
        <w:lastRenderedPageBreak/>
        <w:t>Tìm kiếm</w:t>
      </w:r>
      <w:r w:rsidRPr="00C55872">
        <w:rPr>
          <w:b/>
          <w:szCs w:val="26"/>
          <w:shd w:val="clear" w:color="auto" w:fill="FFFFFF"/>
          <w:lang w:val="vi-VN"/>
        </w:rPr>
        <w:t>:</w:t>
      </w:r>
    </w:p>
    <w:p w14:paraId="6854F39A" w14:textId="77777777" w:rsidR="008B79A8" w:rsidRDefault="008B79A8">
      <w:pPr>
        <w:pStyle w:val="NormalWeb"/>
        <w:spacing w:before="120" w:beforeAutospacing="0" w:after="0" w:afterAutospacing="0"/>
        <w:jc w:val="center"/>
        <w:textAlignment w:val="baseline"/>
        <w:rPr>
          <w:noProof/>
          <w:lang w:val="vi-VN" w:eastAsia="vi-VN"/>
        </w:rPr>
      </w:pPr>
    </w:p>
    <w:p w14:paraId="09192428" w14:textId="16196C1B" w:rsidR="002A4AA3" w:rsidRDefault="008B79A8">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6AF359A2" wp14:editId="793A7816">
            <wp:extent cx="5749378" cy="2466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498" b="11215"/>
                    <a:stretch/>
                  </pic:blipFill>
                  <pic:spPr bwMode="auto">
                    <a:xfrm>
                      <a:off x="0" y="0"/>
                      <a:ext cx="5750560" cy="2466670"/>
                    </a:xfrm>
                    <a:prstGeom prst="rect">
                      <a:avLst/>
                    </a:prstGeom>
                    <a:ln>
                      <a:noFill/>
                    </a:ln>
                    <a:extLst>
                      <a:ext uri="{53640926-AAD7-44D8-BBD7-CCE9431645EC}">
                        <a14:shadowObscured xmlns:a14="http://schemas.microsoft.com/office/drawing/2010/main"/>
                      </a:ext>
                    </a:extLst>
                  </pic:spPr>
                </pic:pic>
              </a:graphicData>
            </a:graphic>
          </wp:inline>
        </w:drawing>
      </w:r>
    </w:p>
    <w:p w14:paraId="655E87FE" w14:textId="54398E33" w:rsidR="00665511" w:rsidRPr="00E10331" w:rsidRDefault="00E10331">
      <w:pPr>
        <w:pStyle w:val="H1"/>
        <w:rPr>
          <w:lang w:val="en-US"/>
        </w:rPr>
      </w:pPr>
      <w:bookmarkStart w:id="573" w:name="_Toc25872832"/>
      <w:bookmarkStart w:id="574" w:name="_Toc41673670"/>
      <w:r w:rsidRPr="003F3F93">
        <w:rPr>
          <w:b/>
        </w:rPr>
        <w:t>Hình 3.</w:t>
      </w:r>
      <w:ins w:id="575" w:author="Nhân Nguyễn" w:date="2019-12-04T10:21:00Z">
        <w:r w:rsidR="0079553D">
          <w:rPr>
            <w:b/>
            <w:lang w:val="en-US"/>
          </w:rPr>
          <w:t>8</w:t>
        </w:r>
      </w:ins>
      <w:del w:id="576" w:author="Nhân Nguyễn" w:date="2019-12-04T10:21:00Z">
        <w:r w:rsidRPr="003F3F93" w:rsidDel="0079553D">
          <w:rPr>
            <w:b/>
          </w:rPr>
          <w:delText>1</w:delText>
        </w:r>
      </w:del>
      <w:r w:rsidRPr="003F3F93">
        <w:rPr>
          <w:b/>
        </w:rPr>
        <w:t xml:space="preserve">: </w:t>
      </w:r>
      <w:r w:rsidRPr="003F3F93">
        <w:t xml:space="preserve">Giao diện trang </w:t>
      </w:r>
      <w:r>
        <w:rPr>
          <w:lang w:val="en-US"/>
        </w:rPr>
        <w:t>tìm kiếm</w:t>
      </w:r>
      <w:bookmarkEnd w:id="573"/>
      <w:bookmarkEnd w:id="574"/>
    </w:p>
    <w:p w14:paraId="4136D59C" w14:textId="4CC3798B" w:rsidR="005E4BF4" w:rsidRPr="002857E7" w:rsidRDefault="005E4BF4">
      <w:pPr>
        <w:pStyle w:val="NormalWeb"/>
        <w:numPr>
          <w:ilvl w:val="0"/>
          <w:numId w:val="19"/>
        </w:numPr>
        <w:spacing w:before="120" w:beforeAutospacing="0" w:after="0" w:afterAutospacing="0"/>
        <w:ind w:left="709"/>
        <w:textAlignment w:val="baseline"/>
        <w:rPr>
          <w:szCs w:val="26"/>
          <w:shd w:val="clear" w:color="auto" w:fill="FFFFFF"/>
          <w:lang w:val="vi-VN"/>
        </w:rPr>
        <w:pPrChange w:id="577" w:author="Nhân Nguyễn" w:date="2019-12-04T10:53:00Z">
          <w:pPr>
            <w:pStyle w:val="NormalWeb"/>
            <w:numPr>
              <w:numId w:val="19"/>
            </w:numPr>
            <w:spacing w:before="120" w:beforeAutospacing="0" w:after="0" w:afterAutospacing="0"/>
            <w:ind w:left="720" w:hanging="360"/>
            <w:textAlignment w:val="baseline"/>
          </w:pPr>
        </w:pPrChange>
      </w:pPr>
      <w:r w:rsidRPr="00C55872">
        <w:rPr>
          <w:b/>
          <w:szCs w:val="26"/>
          <w:shd w:val="clear" w:color="auto" w:fill="FFFFFF"/>
          <w:lang w:val="vi-VN"/>
        </w:rPr>
        <w:t>Chi tiết sản phẩm:</w:t>
      </w:r>
    </w:p>
    <w:p w14:paraId="16177ACD" w14:textId="02B691B2" w:rsidR="002857E7" w:rsidRDefault="008B79A8">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31000D71" wp14:editId="4F4E17F2">
            <wp:extent cx="5750560" cy="3990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0560" cy="3990975"/>
                    </a:xfrm>
                    <a:prstGeom prst="rect">
                      <a:avLst/>
                    </a:prstGeom>
                  </pic:spPr>
                </pic:pic>
              </a:graphicData>
            </a:graphic>
          </wp:inline>
        </w:drawing>
      </w:r>
    </w:p>
    <w:p w14:paraId="621630DA" w14:textId="3F111497" w:rsidR="00E10331" w:rsidRPr="00E10331" w:rsidRDefault="00E10331">
      <w:pPr>
        <w:pStyle w:val="H1"/>
        <w:rPr>
          <w:lang w:val="en-US"/>
        </w:rPr>
      </w:pPr>
      <w:bookmarkStart w:id="578" w:name="_Toc25872833"/>
      <w:bookmarkStart w:id="579" w:name="_Toc41673671"/>
      <w:r w:rsidRPr="003F3F93">
        <w:rPr>
          <w:b/>
        </w:rPr>
        <w:t>Hình 3.</w:t>
      </w:r>
      <w:ins w:id="580" w:author="Nhân Nguyễn" w:date="2019-12-04T10:21:00Z">
        <w:r w:rsidR="0079553D">
          <w:rPr>
            <w:b/>
            <w:lang w:val="en-US"/>
          </w:rPr>
          <w:t>9</w:t>
        </w:r>
      </w:ins>
      <w:del w:id="581" w:author="Nhân Nguyễn" w:date="2019-12-04T10:21:00Z">
        <w:r w:rsidRPr="003F3F93" w:rsidDel="0079553D">
          <w:rPr>
            <w:b/>
          </w:rPr>
          <w:delText>1</w:delText>
        </w:r>
      </w:del>
      <w:r w:rsidRPr="003F3F93">
        <w:rPr>
          <w:b/>
        </w:rPr>
        <w:t xml:space="preserve">: </w:t>
      </w:r>
      <w:r w:rsidRPr="003F3F93">
        <w:t xml:space="preserve">Giao diện trang </w:t>
      </w:r>
      <w:r>
        <w:rPr>
          <w:lang w:val="en-US"/>
        </w:rPr>
        <w:t>chi tiết sản phẩm</w:t>
      </w:r>
      <w:bookmarkEnd w:id="578"/>
      <w:bookmarkEnd w:id="579"/>
    </w:p>
    <w:p w14:paraId="6FAD9EBB" w14:textId="77777777" w:rsidR="00142110" w:rsidRPr="00C55872" w:rsidRDefault="00142110">
      <w:pPr>
        <w:pStyle w:val="NormalWeb"/>
        <w:spacing w:before="120" w:beforeAutospacing="0" w:after="0" w:afterAutospacing="0"/>
        <w:ind w:left="709"/>
        <w:textAlignment w:val="baseline"/>
        <w:rPr>
          <w:b/>
          <w:szCs w:val="26"/>
          <w:shd w:val="clear" w:color="auto" w:fill="FFFFFF"/>
          <w:lang w:val="vi-VN"/>
        </w:rPr>
        <w:pPrChange w:id="582" w:author="Nhân Nguyễn" w:date="2019-12-04T10:53:00Z">
          <w:pPr>
            <w:pStyle w:val="NormalWeb"/>
            <w:spacing w:before="120" w:beforeAutospacing="0" w:after="0" w:afterAutospacing="0"/>
            <w:textAlignment w:val="baseline"/>
          </w:pPr>
        </w:pPrChange>
      </w:pPr>
      <w:r w:rsidRPr="00C55872">
        <w:rPr>
          <w:b/>
          <w:szCs w:val="26"/>
          <w:shd w:val="clear" w:color="auto" w:fill="FFFFFF"/>
          <w:lang w:val="vi-VN"/>
        </w:rPr>
        <w:t>Chức năng:</w:t>
      </w:r>
    </w:p>
    <w:p w14:paraId="6256863E" w14:textId="2A6DF88B" w:rsidR="005E4BF4" w:rsidRDefault="00142110">
      <w:pPr>
        <w:pStyle w:val="NormalWeb"/>
        <w:numPr>
          <w:ilvl w:val="1"/>
          <w:numId w:val="19"/>
        </w:numPr>
        <w:spacing w:before="120" w:beforeAutospacing="0" w:after="0" w:afterAutospacing="0"/>
        <w:ind w:left="851" w:hanging="284"/>
        <w:textAlignment w:val="baseline"/>
        <w:rPr>
          <w:szCs w:val="26"/>
          <w:shd w:val="clear" w:color="auto" w:fill="FFFFFF"/>
          <w:lang w:val="vi-VN"/>
        </w:rPr>
        <w:pPrChange w:id="583" w:author="NTS Romanoff" w:date="2019-12-04T15:56:00Z">
          <w:pPr>
            <w:pStyle w:val="NormalWeb"/>
            <w:numPr>
              <w:ilvl w:val="1"/>
              <w:numId w:val="19"/>
            </w:numPr>
            <w:spacing w:before="120" w:beforeAutospacing="0" w:after="0" w:afterAutospacing="0"/>
            <w:ind w:left="1440" w:hanging="284"/>
            <w:textAlignment w:val="baseline"/>
          </w:pPr>
        </w:pPrChange>
      </w:pPr>
      <w:r w:rsidRPr="00C55872">
        <w:rPr>
          <w:szCs w:val="26"/>
          <w:shd w:val="clear" w:color="auto" w:fill="FFFFFF"/>
          <w:lang w:val="vi-VN"/>
        </w:rPr>
        <w:t>Hiện thị tất cả các chức năng và mô tả chi tiết của sản phẩm mà khách hàng đang xem</w:t>
      </w:r>
    </w:p>
    <w:p w14:paraId="57E4C92E" w14:textId="1D3E7850" w:rsidR="008B79A8" w:rsidRPr="002A4AA3" w:rsidRDefault="008B79A8" w:rsidP="008B79A8">
      <w:pPr>
        <w:pStyle w:val="NormalWeb"/>
        <w:numPr>
          <w:ilvl w:val="1"/>
          <w:numId w:val="19"/>
        </w:numPr>
        <w:spacing w:before="120" w:beforeAutospacing="0" w:after="0" w:afterAutospacing="0"/>
        <w:ind w:left="851" w:hanging="284"/>
        <w:textAlignment w:val="baseline"/>
        <w:rPr>
          <w:szCs w:val="26"/>
          <w:shd w:val="clear" w:color="auto" w:fill="FFFFFF"/>
          <w:lang w:val="vi-VN"/>
        </w:rPr>
      </w:pPr>
      <w:r>
        <w:rPr>
          <w:szCs w:val="26"/>
          <w:shd w:val="clear" w:color="auto" w:fill="FFFFFF"/>
        </w:rPr>
        <w:lastRenderedPageBreak/>
        <w:t>Các chức năng thêm giỏ hàng,mua ngay thêm sản phẩm vào yêu thích</w:t>
      </w:r>
    </w:p>
    <w:p w14:paraId="04DCF5D4" w14:textId="3021347C" w:rsidR="00142110" w:rsidRPr="002857E7" w:rsidRDefault="00142110">
      <w:pPr>
        <w:pStyle w:val="NormalWeb"/>
        <w:numPr>
          <w:ilvl w:val="0"/>
          <w:numId w:val="19"/>
        </w:numPr>
        <w:spacing w:before="120" w:beforeAutospacing="0" w:after="0" w:afterAutospacing="0"/>
        <w:ind w:left="709"/>
        <w:textAlignment w:val="baseline"/>
        <w:rPr>
          <w:szCs w:val="26"/>
          <w:shd w:val="clear" w:color="auto" w:fill="FFFFFF"/>
          <w:lang w:val="vi-VN"/>
        </w:rPr>
        <w:pPrChange w:id="584" w:author="Nhân Nguyễn" w:date="2019-12-04T10:53:00Z">
          <w:pPr>
            <w:pStyle w:val="NormalWeb"/>
            <w:numPr>
              <w:numId w:val="19"/>
            </w:numPr>
            <w:spacing w:before="120" w:beforeAutospacing="0" w:after="0" w:afterAutospacing="0"/>
            <w:ind w:left="720" w:hanging="360"/>
            <w:textAlignment w:val="baseline"/>
          </w:pPr>
        </w:pPrChange>
      </w:pPr>
      <w:r w:rsidRPr="00C55872">
        <w:rPr>
          <w:b/>
          <w:szCs w:val="26"/>
          <w:shd w:val="clear" w:color="auto" w:fill="FFFFFF"/>
          <w:lang w:val="vi-VN"/>
        </w:rPr>
        <w:t>Giỏ hàng:</w:t>
      </w:r>
    </w:p>
    <w:p w14:paraId="04E74FF8" w14:textId="1EECEE56" w:rsidR="002857E7" w:rsidRDefault="008B79A8">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02802D17" wp14:editId="15DA44A4">
            <wp:extent cx="5750560" cy="3603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560" cy="3603625"/>
                    </a:xfrm>
                    <a:prstGeom prst="rect">
                      <a:avLst/>
                    </a:prstGeom>
                  </pic:spPr>
                </pic:pic>
              </a:graphicData>
            </a:graphic>
          </wp:inline>
        </w:drawing>
      </w:r>
    </w:p>
    <w:p w14:paraId="30EAFD3F" w14:textId="0D4FCB70" w:rsidR="00E10331" w:rsidRPr="00E10331" w:rsidRDefault="00E10331">
      <w:pPr>
        <w:pStyle w:val="H1"/>
        <w:rPr>
          <w:lang w:val="en-US"/>
        </w:rPr>
      </w:pPr>
      <w:bookmarkStart w:id="585" w:name="_Toc25872834"/>
      <w:bookmarkStart w:id="586" w:name="_Toc41673672"/>
      <w:r w:rsidRPr="003F3F93">
        <w:rPr>
          <w:b/>
        </w:rPr>
        <w:t>Hình 3.1</w:t>
      </w:r>
      <w:ins w:id="587" w:author="Nhân Nguyễn" w:date="2019-12-04T10:21:00Z">
        <w:r w:rsidR="0079553D">
          <w:rPr>
            <w:b/>
            <w:lang w:val="en-US"/>
          </w:rPr>
          <w:t>0</w:t>
        </w:r>
      </w:ins>
      <w:r w:rsidRPr="003F3F93">
        <w:rPr>
          <w:b/>
        </w:rPr>
        <w:t xml:space="preserve">: </w:t>
      </w:r>
      <w:r w:rsidRPr="003F3F93">
        <w:t>Giao diện trang</w:t>
      </w:r>
      <w:r>
        <w:rPr>
          <w:lang w:val="en-US"/>
        </w:rPr>
        <w:t xml:space="preserve"> giỏ hàng</w:t>
      </w:r>
      <w:bookmarkEnd w:id="585"/>
      <w:bookmarkEnd w:id="586"/>
    </w:p>
    <w:p w14:paraId="2BCF7047" w14:textId="77777777" w:rsidR="00142110" w:rsidRPr="00C55872" w:rsidRDefault="00142110">
      <w:pPr>
        <w:pStyle w:val="NormalWeb"/>
        <w:spacing w:before="120" w:beforeAutospacing="0" w:after="0" w:afterAutospacing="0"/>
        <w:ind w:left="709"/>
        <w:textAlignment w:val="baseline"/>
        <w:rPr>
          <w:b/>
          <w:szCs w:val="26"/>
          <w:shd w:val="clear" w:color="auto" w:fill="FFFFFF"/>
          <w:lang w:val="vi-VN"/>
        </w:rPr>
        <w:pPrChange w:id="588" w:author="Nhân Nguyễn" w:date="2019-12-04T10:53:00Z">
          <w:pPr>
            <w:pStyle w:val="NormalWeb"/>
            <w:spacing w:before="120" w:beforeAutospacing="0" w:after="0" w:afterAutospacing="0"/>
            <w:textAlignment w:val="baseline"/>
          </w:pPr>
        </w:pPrChange>
      </w:pPr>
      <w:r w:rsidRPr="00C55872">
        <w:rPr>
          <w:b/>
          <w:szCs w:val="26"/>
          <w:shd w:val="clear" w:color="auto" w:fill="FFFFFF"/>
          <w:lang w:val="vi-VN"/>
        </w:rPr>
        <w:t>Chức năng:</w:t>
      </w:r>
    </w:p>
    <w:p w14:paraId="5013185A" w14:textId="77777777" w:rsidR="00142110" w:rsidRPr="00C55872" w:rsidRDefault="00142110">
      <w:pPr>
        <w:pStyle w:val="NormalWeb"/>
        <w:numPr>
          <w:ilvl w:val="1"/>
          <w:numId w:val="19"/>
        </w:numPr>
        <w:spacing w:before="120" w:beforeAutospacing="0" w:after="0" w:afterAutospacing="0"/>
        <w:ind w:left="851" w:hanging="283"/>
        <w:textAlignment w:val="baseline"/>
        <w:rPr>
          <w:szCs w:val="26"/>
          <w:shd w:val="clear" w:color="auto" w:fill="FFFFFF"/>
          <w:lang w:val="vi-VN"/>
        </w:rPr>
        <w:pPrChange w:id="589" w:author="NTS Romanoff" w:date="2019-12-04T15:56:00Z">
          <w:pPr>
            <w:pStyle w:val="NormalWeb"/>
            <w:numPr>
              <w:ilvl w:val="1"/>
              <w:numId w:val="19"/>
            </w:numPr>
            <w:spacing w:before="120" w:beforeAutospacing="0" w:after="0" w:afterAutospacing="0"/>
            <w:ind w:left="1440" w:hanging="283"/>
            <w:textAlignment w:val="baseline"/>
          </w:pPr>
        </w:pPrChange>
      </w:pPr>
      <w:r w:rsidRPr="00C55872">
        <w:rPr>
          <w:szCs w:val="26"/>
          <w:shd w:val="clear" w:color="auto" w:fill="FFFFFF"/>
          <w:lang w:val="vi-VN"/>
        </w:rPr>
        <w:t>Khi khách hàng chọn mua 1 sản phẩm, thì sản phẩm sẽ được chuyển đến trang giỏ hàng.</w:t>
      </w:r>
    </w:p>
    <w:p w14:paraId="079A1641" w14:textId="77777777" w:rsidR="00142110" w:rsidRPr="00C55872" w:rsidRDefault="00142110">
      <w:pPr>
        <w:pStyle w:val="NormalWeb"/>
        <w:numPr>
          <w:ilvl w:val="1"/>
          <w:numId w:val="19"/>
        </w:numPr>
        <w:spacing w:before="120" w:beforeAutospacing="0" w:after="0" w:afterAutospacing="0"/>
        <w:ind w:left="851" w:hanging="283"/>
        <w:textAlignment w:val="baseline"/>
        <w:rPr>
          <w:szCs w:val="26"/>
          <w:shd w:val="clear" w:color="auto" w:fill="FFFFFF"/>
          <w:lang w:val="vi-VN"/>
        </w:rPr>
        <w:pPrChange w:id="590" w:author="NTS Romanoff" w:date="2019-12-04T15:56:00Z">
          <w:pPr>
            <w:pStyle w:val="NormalWeb"/>
            <w:numPr>
              <w:ilvl w:val="1"/>
              <w:numId w:val="19"/>
            </w:numPr>
            <w:spacing w:before="120" w:beforeAutospacing="0" w:after="0" w:afterAutospacing="0"/>
            <w:ind w:left="1440" w:hanging="283"/>
            <w:textAlignment w:val="baseline"/>
          </w:pPr>
        </w:pPrChange>
      </w:pPr>
      <w:r w:rsidRPr="00C55872">
        <w:rPr>
          <w:szCs w:val="26"/>
          <w:shd w:val="clear" w:color="auto" w:fill="FFFFFF"/>
          <w:lang w:val="vi-VN"/>
        </w:rPr>
        <w:t>Trang giỏ hàng sẽ liệt kê những thông tin sản phẩm mà khách hàng chọn mua.</w:t>
      </w:r>
    </w:p>
    <w:p w14:paraId="3D54821F" w14:textId="39B0F1DD" w:rsidR="002A4AA3" w:rsidRDefault="00822164">
      <w:pPr>
        <w:pStyle w:val="NormalWeb"/>
        <w:numPr>
          <w:ilvl w:val="1"/>
          <w:numId w:val="19"/>
        </w:numPr>
        <w:spacing w:before="120" w:beforeAutospacing="0" w:after="0" w:afterAutospacing="0"/>
        <w:ind w:left="851" w:hanging="283"/>
        <w:textAlignment w:val="baseline"/>
        <w:rPr>
          <w:szCs w:val="26"/>
          <w:shd w:val="clear" w:color="auto" w:fill="FFFFFF"/>
          <w:lang w:val="vi-VN"/>
        </w:rPr>
        <w:pPrChange w:id="591" w:author="NTS Romanoff" w:date="2019-12-04T15:56:00Z">
          <w:pPr>
            <w:pStyle w:val="NormalWeb"/>
            <w:numPr>
              <w:ilvl w:val="1"/>
              <w:numId w:val="19"/>
            </w:numPr>
            <w:spacing w:before="120" w:beforeAutospacing="0" w:after="0" w:afterAutospacing="0"/>
            <w:ind w:left="1440" w:hanging="283"/>
            <w:textAlignment w:val="baseline"/>
          </w:pPr>
        </w:pPrChange>
      </w:pPr>
      <w:r w:rsidRPr="00C55872">
        <w:rPr>
          <w:szCs w:val="26"/>
          <w:shd w:val="clear" w:color="auto" w:fill="FFFFFF"/>
          <w:lang w:val="vi-VN"/>
        </w:rPr>
        <w:t>Khách hàng có thể tiếp tục mua hàng hay click thanh toán để đặt mua hàng.</w:t>
      </w:r>
    </w:p>
    <w:p w14:paraId="543B7C48" w14:textId="46383CE2" w:rsidR="008B79A8" w:rsidRPr="008B79A8" w:rsidRDefault="008B79A8" w:rsidP="008B79A8">
      <w:pPr>
        <w:pStyle w:val="NormalWeb"/>
        <w:numPr>
          <w:ilvl w:val="1"/>
          <w:numId w:val="19"/>
        </w:numPr>
        <w:spacing w:before="120" w:beforeAutospacing="0" w:after="0" w:afterAutospacing="0"/>
        <w:ind w:left="851" w:hanging="283"/>
        <w:textAlignment w:val="baseline"/>
        <w:rPr>
          <w:szCs w:val="26"/>
          <w:shd w:val="clear" w:color="auto" w:fill="FFFFFF"/>
          <w:lang w:val="vi-VN"/>
        </w:rPr>
      </w:pPr>
      <w:r>
        <w:rPr>
          <w:szCs w:val="26"/>
          <w:shd w:val="clear" w:color="auto" w:fill="FFFFFF"/>
        </w:rPr>
        <w:t>Khách hàng có thể thêm mã giảm giá cho đơn hàng hiện tại</w:t>
      </w:r>
    </w:p>
    <w:p w14:paraId="768492D9" w14:textId="70BF5560" w:rsidR="008B79A8" w:rsidRDefault="008B79A8" w:rsidP="008B79A8">
      <w:pPr>
        <w:pStyle w:val="NormalWeb"/>
        <w:numPr>
          <w:ilvl w:val="1"/>
          <w:numId w:val="19"/>
        </w:numPr>
        <w:spacing w:before="120" w:beforeAutospacing="0" w:after="0" w:afterAutospacing="0"/>
        <w:ind w:left="851" w:hanging="283"/>
        <w:textAlignment w:val="baseline"/>
        <w:rPr>
          <w:szCs w:val="26"/>
          <w:shd w:val="clear" w:color="auto" w:fill="FFFFFF"/>
          <w:lang w:val="vi-VN"/>
        </w:rPr>
      </w:pPr>
      <w:r>
        <w:rPr>
          <w:szCs w:val="26"/>
          <w:shd w:val="clear" w:color="auto" w:fill="FFFFFF"/>
        </w:rPr>
        <w:t>Ngoài ra khách hàng còn có thể cho sản phẩm vào mục mua sau để có thể mua vào lần tới</w:t>
      </w:r>
    </w:p>
    <w:p w14:paraId="2E0222FA" w14:textId="77777777" w:rsidR="002A4AA3" w:rsidRDefault="002A4AA3">
      <w:pPr>
        <w:spacing w:after="160" w:line="360" w:lineRule="auto"/>
        <w:ind w:left="709"/>
        <w:rPr>
          <w:szCs w:val="26"/>
          <w:shd w:val="clear" w:color="auto" w:fill="FFFFFF"/>
          <w:lang w:val="vi-VN"/>
        </w:rPr>
        <w:pPrChange w:id="592" w:author="Nhân Nguyễn" w:date="2019-12-04T10:53:00Z">
          <w:pPr>
            <w:spacing w:after="160" w:line="259" w:lineRule="auto"/>
          </w:pPr>
        </w:pPrChange>
      </w:pPr>
      <w:r>
        <w:rPr>
          <w:szCs w:val="26"/>
          <w:shd w:val="clear" w:color="auto" w:fill="FFFFFF"/>
          <w:lang w:val="vi-VN"/>
        </w:rPr>
        <w:br w:type="page"/>
      </w:r>
    </w:p>
    <w:p w14:paraId="5410DA43" w14:textId="3A8C2BB8" w:rsidR="002A4AA3" w:rsidRPr="002A4AA3" w:rsidRDefault="002A4AA3">
      <w:pPr>
        <w:pStyle w:val="NormalWeb"/>
        <w:numPr>
          <w:ilvl w:val="0"/>
          <w:numId w:val="19"/>
        </w:numPr>
        <w:spacing w:before="120" w:beforeAutospacing="0" w:after="0" w:afterAutospacing="0"/>
        <w:ind w:left="709"/>
        <w:textAlignment w:val="baseline"/>
        <w:rPr>
          <w:szCs w:val="26"/>
          <w:shd w:val="clear" w:color="auto" w:fill="FFFFFF"/>
          <w:lang w:val="vi-VN"/>
        </w:rPr>
        <w:pPrChange w:id="593" w:author="Nhân Nguyễn" w:date="2019-12-04T10:53:00Z">
          <w:pPr>
            <w:pStyle w:val="NormalWeb"/>
            <w:numPr>
              <w:numId w:val="19"/>
            </w:numPr>
            <w:spacing w:before="120" w:beforeAutospacing="0" w:after="0" w:afterAutospacing="0"/>
            <w:ind w:left="720" w:hanging="360"/>
            <w:textAlignment w:val="baseline"/>
          </w:pPr>
        </w:pPrChange>
      </w:pPr>
      <w:r>
        <w:rPr>
          <w:b/>
          <w:szCs w:val="26"/>
          <w:shd w:val="clear" w:color="auto" w:fill="FFFFFF"/>
        </w:rPr>
        <w:lastRenderedPageBreak/>
        <w:t xml:space="preserve">Danh sách </w:t>
      </w:r>
      <w:r w:rsidR="00493BA4">
        <w:rPr>
          <w:b/>
          <w:szCs w:val="26"/>
          <w:shd w:val="clear" w:color="auto" w:fill="FFFFFF"/>
        </w:rPr>
        <w:t>khóa học đã mua</w:t>
      </w:r>
      <w:r>
        <w:rPr>
          <w:b/>
          <w:szCs w:val="26"/>
          <w:shd w:val="clear" w:color="auto" w:fill="FFFFFF"/>
        </w:rPr>
        <w:t>:</w:t>
      </w:r>
    </w:p>
    <w:p w14:paraId="1A6BF2C2" w14:textId="510EB5F3" w:rsidR="00822164" w:rsidRDefault="00493BA4">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3C671A2C" wp14:editId="2CCAF4E1">
            <wp:extent cx="5750560" cy="34480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0560" cy="3448050"/>
                    </a:xfrm>
                    <a:prstGeom prst="rect">
                      <a:avLst/>
                    </a:prstGeom>
                  </pic:spPr>
                </pic:pic>
              </a:graphicData>
            </a:graphic>
          </wp:inline>
        </w:drawing>
      </w:r>
    </w:p>
    <w:p w14:paraId="033FBEDF" w14:textId="24823B52" w:rsidR="00E10331" w:rsidRPr="00E10331" w:rsidRDefault="00E10331">
      <w:pPr>
        <w:pStyle w:val="H1"/>
        <w:rPr>
          <w:lang w:val="en-US"/>
        </w:rPr>
      </w:pPr>
      <w:bookmarkStart w:id="594" w:name="_Toc25872836"/>
      <w:bookmarkStart w:id="595" w:name="_Toc41673673"/>
      <w:r w:rsidRPr="003F3F93">
        <w:rPr>
          <w:b/>
        </w:rPr>
        <w:t>Hình 3.1</w:t>
      </w:r>
      <w:r w:rsidR="00493BA4">
        <w:rPr>
          <w:b/>
          <w:lang w:val="en-US"/>
        </w:rPr>
        <w:t>1</w:t>
      </w:r>
      <w:r w:rsidRPr="003F3F93">
        <w:rPr>
          <w:b/>
        </w:rPr>
        <w:t xml:space="preserve">: </w:t>
      </w:r>
      <w:r w:rsidRPr="003F3F93">
        <w:t xml:space="preserve">Giao diện trang </w:t>
      </w:r>
      <w:r>
        <w:rPr>
          <w:lang w:val="en-US"/>
        </w:rPr>
        <w:t xml:space="preserve">danh sách </w:t>
      </w:r>
      <w:bookmarkEnd w:id="594"/>
      <w:r w:rsidR="00493BA4">
        <w:rPr>
          <w:lang w:val="en-US"/>
        </w:rPr>
        <w:t xml:space="preserve">các khóa học </w:t>
      </w:r>
      <w:r w:rsidR="00493BA4" w:rsidRPr="00493BA4">
        <w:t>đã mua</w:t>
      </w:r>
      <w:bookmarkEnd w:id="595"/>
    </w:p>
    <w:p w14:paraId="6E10B62D" w14:textId="029BEDBD" w:rsidR="00142110" w:rsidRPr="00C55872" w:rsidDel="00643683" w:rsidRDefault="00142110">
      <w:pPr>
        <w:pStyle w:val="NormalWeb"/>
        <w:spacing w:before="120" w:beforeAutospacing="0" w:after="0" w:afterAutospacing="0"/>
        <w:textAlignment w:val="baseline"/>
        <w:rPr>
          <w:del w:id="596" w:author="Nhân Nguyễn" w:date="2019-12-04T10:53:00Z"/>
          <w:szCs w:val="26"/>
          <w:shd w:val="clear" w:color="auto" w:fill="FFFFFF"/>
          <w:lang w:val="vi-VN"/>
        </w:rPr>
      </w:pPr>
    </w:p>
    <w:p w14:paraId="6949F2A0" w14:textId="1A2B76BC" w:rsidR="00AE24FF" w:rsidRPr="00493BA4" w:rsidRDefault="006C3784">
      <w:pPr>
        <w:pStyle w:val="ListParagraph"/>
        <w:numPr>
          <w:ilvl w:val="0"/>
          <w:numId w:val="14"/>
        </w:numPr>
        <w:spacing w:after="160" w:line="259" w:lineRule="auto"/>
        <w:ind w:left="709"/>
        <w:rPr>
          <w:szCs w:val="26"/>
          <w:shd w:val="clear" w:color="auto" w:fill="FFFFFF"/>
          <w:lang w:val="vi-VN"/>
        </w:rPr>
        <w:pPrChange w:id="597" w:author="Nhân Nguyễn" w:date="2019-12-04T10:54:00Z">
          <w:pPr>
            <w:pStyle w:val="NormalWeb"/>
            <w:numPr>
              <w:numId w:val="20"/>
            </w:numPr>
            <w:spacing w:before="120" w:beforeAutospacing="0" w:after="0" w:afterAutospacing="0"/>
            <w:ind w:left="720" w:hanging="360"/>
            <w:textAlignment w:val="baseline"/>
          </w:pPr>
        </w:pPrChange>
      </w:pPr>
      <w:r w:rsidRPr="00493BA4">
        <w:rPr>
          <w:b/>
          <w:szCs w:val="26"/>
          <w:shd w:val="clear" w:color="auto" w:fill="FFFFFF"/>
          <w:lang w:val="vi-VN"/>
        </w:rPr>
        <w:t>Thanh toán:</w:t>
      </w:r>
    </w:p>
    <w:p w14:paraId="7BF570E3" w14:textId="39C926F3" w:rsidR="002857E7" w:rsidRDefault="008B79A8">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74E7FC9C" wp14:editId="13CA3943">
            <wp:extent cx="5750560" cy="2673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0560" cy="2673350"/>
                    </a:xfrm>
                    <a:prstGeom prst="rect">
                      <a:avLst/>
                    </a:prstGeom>
                  </pic:spPr>
                </pic:pic>
              </a:graphicData>
            </a:graphic>
          </wp:inline>
        </w:drawing>
      </w:r>
    </w:p>
    <w:p w14:paraId="2CCDEB38" w14:textId="52034F69" w:rsidR="00E10331" w:rsidRPr="00E10331" w:rsidRDefault="00493BA4">
      <w:pPr>
        <w:pStyle w:val="H1"/>
        <w:rPr>
          <w:lang w:val="en-US"/>
        </w:rPr>
      </w:pPr>
      <w:bookmarkStart w:id="598" w:name="_Toc25872837"/>
      <w:bookmarkStart w:id="599" w:name="_Toc41673674"/>
      <w:r>
        <w:rPr>
          <w:b/>
        </w:rPr>
        <w:t>Hình 3.</w:t>
      </w:r>
      <w:r>
        <w:rPr>
          <w:b/>
          <w:lang w:val="en-US"/>
        </w:rPr>
        <w:t>12</w:t>
      </w:r>
      <w:r w:rsidR="00E10331" w:rsidRPr="003F3F93">
        <w:rPr>
          <w:b/>
        </w:rPr>
        <w:t xml:space="preserve">: </w:t>
      </w:r>
      <w:r w:rsidR="00E10331" w:rsidRPr="003F3F93">
        <w:t xml:space="preserve">Giao diện trang </w:t>
      </w:r>
      <w:r w:rsidR="00E10331">
        <w:rPr>
          <w:lang w:val="en-US"/>
        </w:rPr>
        <w:t>thanh toán</w:t>
      </w:r>
      <w:bookmarkEnd w:id="598"/>
      <w:bookmarkEnd w:id="599"/>
    </w:p>
    <w:p w14:paraId="702A88ED" w14:textId="5B4351EF" w:rsidR="007D330D" w:rsidRPr="00493BA4" w:rsidRDefault="00AE24FF">
      <w:pPr>
        <w:pStyle w:val="NormalWeb"/>
        <w:spacing w:before="120" w:beforeAutospacing="0" w:after="0" w:afterAutospacing="0"/>
        <w:ind w:left="709"/>
        <w:textAlignment w:val="baseline"/>
        <w:rPr>
          <w:szCs w:val="26"/>
          <w:shd w:val="clear" w:color="auto" w:fill="FFFFFF"/>
        </w:rPr>
        <w:pPrChange w:id="600" w:author="Nhân Nguyễn" w:date="2019-12-04T10:54:00Z">
          <w:pPr>
            <w:pStyle w:val="NormalWeb"/>
            <w:spacing w:before="120" w:beforeAutospacing="0" w:after="0" w:afterAutospacing="0"/>
            <w:textAlignment w:val="baseline"/>
          </w:pPr>
        </w:pPrChange>
      </w:pPr>
      <w:r w:rsidRPr="00C55872">
        <w:rPr>
          <w:b/>
          <w:szCs w:val="26"/>
          <w:shd w:val="clear" w:color="auto" w:fill="FFFFFF"/>
          <w:lang w:val="vi-VN"/>
        </w:rPr>
        <w:t>Chức năng</w:t>
      </w:r>
      <w:r w:rsidRPr="00C55872">
        <w:rPr>
          <w:szCs w:val="26"/>
          <w:shd w:val="clear" w:color="auto" w:fill="FFFFFF"/>
          <w:lang w:val="vi-VN"/>
        </w:rPr>
        <w:t xml:space="preserve">: </w:t>
      </w:r>
      <w:r w:rsidR="00493BA4">
        <w:rPr>
          <w:szCs w:val="26"/>
          <w:shd w:val="clear" w:color="auto" w:fill="FFFFFF"/>
        </w:rPr>
        <w:t>Khách hàng chọn phương thức thanh toán và xem lại chi tiết đơn hàng</w:t>
      </w:r>
    </w:p>
    <w:p w14:paraId="2AD3CD22" w14:textId="77777777" w:rsidR="00A51F29" w:rsidRPr="00C55872" w:rsidRDefault="00A51F29">
      <w:pPr>
        <w:pStyle w:val="NormalWeb"/>
        <w:numPr>
          <w:ilvl w:val="0"/>
          <w:numId w:val="21"/>
        </w:numPr>
        <w:spacing w:before="120" w:beforeAutospacing="0" w:after="0" w:afterAutospacing="0"/>
        <w:ind w:left="709"/>
        <w:textAlignment w:val="baseline"/>
        <w:rPr>
          <w:szCs w:val="26"/>
          <w:shd w:val="clear" w:color="auto" w:fill="FFFFFF"/>
          <w:lang w:val="vi-VN"/>
        </w:rPr>
        <w:pPrChange w:id="601" w:author="Nhân Nguyễn" w:date="2019-12-04T10:54:00Z">
          <w:pPr>
            <w:pStyle w:val="NormalWeb"/>
            <w:numPr>
              <w:numId w:val="21"/>
            </w:numPr>
            <w:spacing w:before="120" w:beforeAutospacing="0" w:after="0" w:afterAutospacing="0"/>
            <w:ind w:left="1440" w:hanging="360"/>
            <w:textAlignment w:val="baseline"/>
          </w:pPr>
        </w:pPrChange>
      </w:pPr>
      <w:r w:rsidRPr="00C55872">
        <w:rPr>
          <w:szCs w:val="26"/>
          <w:shd w:val="clear" w:color="auto" w:fill="FFFFFF"/>
          <w:lang w:val="vi-VN"/>
        </w:rPr>
        <w:t>Hoàn thành:</w:t>
      </w:r>
    </w:p>
    <w:p w14:paraId="01798B44" w14:textId="455555DA" w:rsidR="00A664F0" w:rsidRDefault="00A51F29">
      <w:pPr>
        <w:pStyle w:val="NormalWeb"/>
        <w:spacing w:before="120" w:beforeAutospacing="0" w:after="0" w:afterAutospacing="0"/>
        <w:ind w:left="709"/>
        <w:textAlignment w:val="baseline"/>
        <w:rPr>
          <w:szCs w:val="26"/>
          <w:shd w:val="clear" w:color="auto" w:fill="FFFFFF"/>
          <w:lang w:val="vi-VN"/>
        </w:rPr>
        <w:pPrChange w:id="602" w:author="Nhân Nguyễn" w:date="2019-12-04T10:54:00Z">
          <w:pPr>
            <w:pStyle w:val="NormalWeb"/>
            <w:spacing w:before="120" w:beforeAutospacing="0" w:after="0" w:afterAutospacing="0"/>
            <w:textAlignment w:val="baseline"/>
          </w:pPr>
        </w:pPrChange>
      </w:pPr>
      <w:r w:rsidRPr="00C55872">
        <w:rPr>
          <w:szCs w:val="26"/>
          <w:shd w:val="clear" w:color="auto" w:fill="FFFFFF"/>
          <w:lang w:val="vi-VN"/>
        </w:rPr>
        <w:t>Chức năng: Hoàn tất và thông báo giao dịch thành công đến khách hàng.</w:t>
      </w:r>
    </w:p>
    <w:p w14:paraId="72BADAA6" w14:textId="77777777" w:rsidR="00493BA4" w:rsidRDefault="00A664F0">
      <w:pPr>
        <w:spacing w:after="160" w:line="259" w:lineRule="auto"/>
        <w:rPr>
          <w:szCs w:val="26"/>
          <w:shd w:val="clear" w:color="auto" w:fill="FFFFFF"/>
        </w:rPr>
      </w:pPr>
      <w:r>
        <w:rPr>
          <w:szCs w:val="26"/>
          <w:shd w:val="clear" w:color="auto" w:fill="FFFFFF"/>
          <w:lang w:val="vi-VN"/>
        </w:rPr>
        <w:br w:type="page"/>
      </w:r>
      <w:r w:rsidR="00493BA4">
        <w:rPr>
          <w:b/>
          <w:szCs w:val="26"/>
          <w:shd w:val="clear" w:color="auto" w:fill="FFFFFF"/>
        </w:rPr>
        <w:lastRenderedPageBreak/>
        <w:t>Giao diện khi vào khóa học</w:t>
      </w:r>
      <w:r w:rsidR="00493BA4" w:rsidRPr="00493BA4">
        <w:rPr>
          <w:noProof/>
          <w:lang w:val="vi-VN" w:eastAsia="vi-VN"/>
        </w:rPr>
        <w:t xml:space="preserve"> </w:t>
      </w:r>
      <w:r w:rsidR="00493BA4">
        <w:rPr>
          <w:noProof/>
        </w:rPr>
        <w:drawing>
          <wp:inline distT="0" distB="0" distL="0" distR="0" wp14:anchorId="5AC15161" wp14:editId="455BE7C1">
            <wp:extent cx="5750560" cy="49631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0560" cy="4963160"/>
                    </a:xfrm>
                    <a:prstGeom prst="rect">
                      <a:avLst/>
                    </a:prstGeom>
                  </pic:spPr>
                </pic:pic>
              </a:graphicData>
            </a:graphic>
          </wp:inline>
        </w:drawing>
      </w:r>
      <w:r w:rsidR="00493BA4">
        <w:rPr>
          <w:b/>
          <w:szCs w:val="26"/>
          <w:shd w:val="clear" w:color="auto" w:fill="FFFFFF"/>
        </w:rPr>
        <w:t xml:space="preserve">Chức năng: </w:t>
      </w:r>
      <w:r w:rsidR="00493BA4">
        <w:rPr>
          <w:szCs w:val="26"/>
          <w:shd w:val="clear" w:color="auto" w:fill="FFFFFF"/>
        </w:rPr>
        <w:t>Sau khi mua khóa học khách hàng sẽ vào được trang xem nội dung khóa học</w:t>
      </w:r>
    </w:p>
    <w:p w14:paraId="04A355BF" w14:textId="77777777" w:rsidR="00493BA4" w:rsidRDefault="00493BA4">
      <w:pPr>
        <w:spacing w:after="160" w:line="259" w:lineRule="auto"/>
        <w:rPr>
          <w:szCs w:val="26"/>
          <w:shd w:val="clear" w:color="auto" w:fill="FFFFFF"/>
        </w:rPr>
      </w:pPr>
      <w:r>
        <w:rPr>
          <w:szCs w:val="26"/>
          <w:shd w:val="clear" w:color="auto" w:fill="FFFFFF"/>
        </w:rPr>
        <w:t>Trong đây khách hàng sẽ xem được từng chương và bài giảng trong từng chương đó. Ngoài ra khách hàng còn được đặt câu hỏi cho từng bài học khi có thắc mắc</w:t>
      </w:r>
    </w:p>
    <w:p w14:paraId="6A1BBE03" w14:textId="40EAA406" w:rsidR="00493BA4" w:rsidRPr="00493BA4" w:rsidRDefault="00493BA4">
      <w:pPr>
        <w:spacing w:after="160" w:line="259" w:lineRule="auto"/>
        <w:rPr>
          <w:szCs w:val="26"/>
          <w:shd w:val="clear" w:color="auto" w:fill="FFFFFF"/>
        </w:rPr>
      </w:pPr>
      <w:r>
        <w:rPr>
          <w:szCs w:val="26"/>
          <w:shd w:val="clear" w:color="auto" w:fill="FFFFFF"/>
          <w:lang w:val="vi-VN"/>
        </w:rPr>
        <w:br w:type="page"/>
      </w:r>
    </w:p>
    <w:p w14:paraId="5C4BD623" w14:textId="7F636547" w:rsidR="00A400FC" w:rsidRPr="002A4AA3" w:rsidRDefault="00C82CC9">
      <w:pPr>
        <w:pStyle w:val="Heading3"/>
        <w:rPr>
          <w:shd w:val="clear" w:color="auto" w:fill="FFFFFF"/>
        </w:rPr>
        <w:pPrChange w:id="603" w:author="Nhân Nguyễn" w:date="2019-12-04T10:22:00Z">
          <w:pPr>
            <w:pStyle w:val="L3"/>
          </w:pPr>
        </w:pPrChange>
      </w:pPr>
      <w:bookmarkStart w:id="604" w:name="_Toc26262091"/>
      <w:bookmarkStart w:id="605" w:name="_Toc41673883"/>
      <w:r>
        <w:rPr>
          <w:shd w:val="clear" w:color="auto" w:fill="FFFFFF"/>
        </w:rPr>
        <w:lastRenderedPageBreak/>
        <w:t>3.</w:t>
      </w:r>
      <w:r w:rsidR="00086202">
        <w:rPr>
          <w:shd w:val="clear" w:color="auto" w:fill="FFFFFF"/>
        </w:rPr>
        <w:t>3</w:t>
      </w:r>
      <w:r>
        <w:rPr>
          <w:shd w:val="clear" w:color="auto" w:fill="FFFFFF"/>
        </w:rPr>
        <w:t xml:space="preserve">.2 </w:t>
      </w:r>
      <w:r w:rsidR="004A7AC5" w:rsidRPr="00C55872">
        <w:rPr>
          <w:shd w:val="clear" w:color="auto" w:fill="FFFFFF"/>
        </w:rPr>
        <w:t>Các trang quản trị</w:t>
      </w:r>
      <w:bookmarkEnd w:id="604"/>
      <w:bookmarkEnd w:id="605"/>
    </w:p>
    <w:p w14:paraId="6462DC52" w14:textId="4FFFEAA3" w:rsidR="003905DF" w:rsidRDefault="003905DF">
      <w:pPr>
        <w:pStyle w:val="NormalWeb"/>
        <w:numPr>
          <w:ilvl w:val="0"/>
          <w:numId w:val="20"/>
        </w:numPr>
        <w:spacing w:before="120" w:beforeAutospacing="0" w:after="0" w:afterAutospacing="0"/>
        <w:ind w:left="709"/>
        <w:textAlignment w:val="baseline"/>
        <w:rPr>
          <w:b/>
          <w:szCs w:val="26"/>
          <w:shd w:val="clear" w:color="auto" w:fill="FFFFFF"/>
          <w:lang w:val="vi-VN"/>
        </w:rPr>
        <w:pPrChange w:id="606" w:author="Nhân Nguyễn" w:date="2019-12-04T10:54:00Z">
          <w:pPr>
            <w:pStyle w:val="NormalWeb"/>
            <w:numPr>
              <w:numId w:val="20"/>
            </w:numPr>
            <w:spacing w:before="120" w:beforeAutospacing="0" w:after="0" w:afterAutospacing="0"/>
            <w:ind w:left="720" w:hanging="360"/>
            <w:textAlignment w:val="baseline"/>
          </w:pPr>
        </w:pPrChange>
      </w:pPr>
      <w:r w:rsidRPr="00C55872">
        <w:rPr>
          <w:b/>
          <w:szCs w:val="26"/>
          <w:shd w:val="clear" w:color="auto" w:fill="FFFFFF"/>
          <w:lang w:val="vi-VN"/>
        </w:rPr>
        <w:t>Trang chủ quản trị:</w:t>
      </w:r>
    </w:p>
    <w:p w14:paraId="27D9422A" w14:textId="37762994" w:rsidR="002A4AA3" w:rsidRDefault="00493BA4">
      <w:pPr>
        <w:pStyle w:val="NormalWeb"/>
        <w:spacing w:before="120" w:beforeAutospacing="0" w:after="0" w:afterAutospacing="0"/>
        <w:jc w:val="center"/>
        <w:textAlignment w:val="baseline"/>
        <w:rPr>
          <w:b/>
          <w:szCs w:val="26"/>
          <w:shd w:val="clear" w:color="auto" w:fill="FFFFFF"/>
          <w:lang w:val="vi-VN"/>
        </w:rPr>
      </w:pPr>
      <w:r>
        <w:rPr>
          <w:noProof/>
        </w:rPr>
        <w:drawing>
          <wp:inline distT="0" distB="0" distL="0" distR="0" wp14:anchorId="4B25E1AA" wp14:editId="5DA2025E">
            <wp:extent cx="5750560" cy="55232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0560" cy="5523230"/>
                    </a:xfrm>
                    <a:prstGeom prst="rect">
                      <a:avLst/>
                    </a:prstGeom>
                  </pic:spPr>
                </pic:pic>
              </a:graphicData>
            </a:graphic>
          </wp:inline>
        </w:drawing>
      </w:r>
    </w:p>
    <w:p w14:paraId="62D2FC1F" w14:textId="5A37A0BF" w:rsidR="00E10331" w:rsidRPr="00E10331" w:rsidRDefault="00E10331">
      <w:pPr>
        <w:pStyle w:val="H1"/>
        <w:rPr>
          <w:lang w:val="en-US"/>
        </w:rPr>
      </w:pPr>
      <w:bookmarkStart w:id="607" w:name="_Toc25872838"/>
      <w:bookmarkStart w:id="608" w:name="_Toc41673675"/>
      <w:r w:rsidRPr="003F3F93">
        <w:rPr>
          <w:b/>
        </w:rPr>
        <w:t>Hình 3.1</w:t>
      </w:r>
      <w:ins w:id="609" w:author="Nhân Nguyễn" w:date="2019-12-04T10:21:00Z">
        <w:r w:rsidR="0079553D">
          <w:rPr>
            <w:b/>
            <w:lang w:val="en-US"/>
          </w:rPr>
          <w:t>4</w:t>
        </w:r>
      </w:ins>
      <w:r w:rsidRPr="003F3F93">
        <w:rPr>
          <w:b/>
        </w:rPr>
        <w:t xml:space="preserve">: </w:t>
      </w:r>
      <w:r w:rsidRPr="003F3F93">
        <w:t>Giao diện trang chủ</w:t>
      </w:r>
      <w:r>
        <w:rPr>
          <w:lang w:val="en-US"/>
        </w:rPr>
        <w:t xml:space="preserve"> quản trị</w:t>
      </w:r>
      <w:bookmarkEnd w:id="607"/>
      <w:bookmarkEnd w:id="608"/>
    </w:p>
    <w:p w14:paraId="2460EEB4" w14:textId="77777777" w:rsidR="00493BA4" w:rsidRDefault="003905DF">
      <w:pPr>
        <w:pStyle w:val="NormalWeb"/>
        <w:spacing w:before="120" w:beforeAutospacing="0" w:after="0" w:afterAutospacing="0"/>
        <w:ind w:left="709"/>
        <w:textAlignment w:val="baseline"/>
        <w:rPr>
          <w:b/>
          <w:szCs w:val="26"/>
          <w:shd w:val="clear" w:color="auto" w:fill="FFFFFF"/>
          <w:lang w:val="vi-VN"/>
        </w:rPr>
        <w:pPrChange w:id="610" w:author="Nhân Nguyễn" w:date="2019-12-04T10:54:00Z">
          <w:pPr>
            <w:pStyle w:val="NormalWeb"/>
            <w:spacing w:before="120" w:beforeAutospacing="0" w:after="0" w:afterAutospacing="0"/>
            <w:textAlignment w:val="baseline"/>
          </w:pPr>
        </w:pPrChange>
      </w:pPr>
      <w:r w:rsidRPr="00C55872">
        <w:rPr>
          <w:b/>
          <w:szCs w:val="26"/>
          <w:shd w:val="clear" w:color="auto" w:fill="FFFFFF"/>
          <w:lang w:val="vi-VN"/>
        </w:rPr>
        <w:t xml:space="preserve">Chức năng: </w:t>
      </w:r>
    </w:p>
    <w:p w14:paraId="5E4565F0" w14:textId="3D49EDCD" w:rsidR="00DB2996" w:rsidRDefault="00493BA4" w:rsidP="00493BA4">
      <w:pPr>
        <w:pStyle w:val="NormalWeb"/>
        <w:spacing w:before="120" w:beforeAutospacing="0" w:after="0" w:afterAutospacing="0"/>
        <w:ind w:left="709"/>
        <w:textAlignment w:val="baseline"/>
        <w:rPr>
          <w:szCs w:val="26"/>
          <w:shd w:val="clear" w:color="auto" w:fill="FFFFFF"/>
        </w:rPr>
      </w:pPr>
      <w:r>
        <w:rPr>
          <w:szCs w:val="26"/>
          <w:shd w:val="clear" w:color="auto" w:fill="FFFFFF"/>
        </w:rPr>
        <w:t>Xem các thống kê của trang web bạn</w:t>
      </w:r>
    </w:p>
    <w:p w14:paraId="583497D4" w14:textId="0280BD04" w:rsidR="00493BA4" w:rsidRDefault="00493BA4" w:rsidP="00493BA4">
      <w:pPr>
        <w:pStyle w:val="NormalWeb"/>
        <w:spacing w:before="120" w:beforeAutospacing="0" w:after="0" w:afterAutospacing="0"/>
        <w:ind w:left="709"/>
        <w:textAlignment w:val="baseline"/>
        <w:rPr>
          <w:szCs w:val="26"/>
          <w:shd w:val="clear" w:color="auto" w:fill="FFFFFF"/>
        </w:rPr>
      </w:pPr>
      <w:r>
        <w:rPr>
          <w:szCs w:val="26"/>
          <w:shd w:val="clear" w:color="auto" w:fill="FFFFFF"/>
        </w:rPr>
        <w:t>Xem các đơn hàng đã được thanh toán theo ngày tháng năm</w:t>
      </w:r>
    </w:p>
    <w:p w14:paraId="1FDFEB37" w14:textId="7FB33BBD" w:rsidR="00493BA4" w:rsidRDefault="00493BA4" w:rsidP="00493BA4">
      <w:pPr>
        <w:pStyle w:val="NormalWeb"/>
        <w:spacing w:before="120" w:beforeAutospacing="0" w:after="0" w:afterAutospacing="0"/>
        <w:ind w:left="709"/>
        <w:textAlignment w:val="baseline"/>
        <w:rPr>
          <w:szCs w:val="26"/>
          <w:shd w:val="clear" w:color="auto" w:fill="FFFFFF"/>
        </w:rPr>
      </w:pPr>
      <w:r>
        <w:rPr>
          <w:szCs w:val="26"/>
          <w:shd w:val="clear" w:color="auto" w:fill="FFFFFF"/>
        </w:rPr>
        <w:t>Xem các khóa học đã mua theo ngày tháng năm</w:t>
      </w:r>
    </w:p>
    <w:p w14:paraId="1A07B414" w14:textId="7B65C67D" w:rsidR="00493BA4" w:rsidRPr="00493BA4" w:rsidRDefault="00493BA4" w:rsidP="00493BA4">
      <w:pPr>
        <w:pStyle w:val="NormalWeb"/>
        <w:spacing w:before="120" w:beforeAutospacing="0" w:after="0" w:afterAutospacing="0"/>
        <w:ind w:left="709"/>
        <w:textAlignment w:val="baseline"/>
        <w:rPr>
          <w:szCs w:val="26"/>
          <w:shd w:val="clear" w:color="auto" w:fill="FFFFFF"/>
        </w:rPr>
      </w:pPr>
      <w:r>
        <w:rPr>
          <w:szCs w:val="26"/>
          <w:shd w:val="clear" w:color="auto" w:fill="FFFFFF"/>
        </w:rPr>
        <w:t>Xem doanh thu theo ngày tháng năm</w:t>
      </w:r>
    </w:p>
    <w:p w14:paraId="2448BEBF" w14:textId="77777777" w:rsidR="00493BA4" w:rsidRDefault="00493BA4">
      <w:pPr>
        <w:spacing w:after="160" w:line="259" w:lineRule="auto"/>
        <w:rPr>
          <w:b/>
          <w:szCs w:val="26"/>
          <w:shd w:val="clear" w:color="auto" w:fill="FFFFFF"/>
          <w:lang w:val="vi-VN"/>
        </w:rPr>
      </w:pPr>
      <w:r>
        <w:rPr>
          <w:b/>
          <w:szCs w:val="26"/>
          <w:shd w:val="clear" w:color="auto" w:fill="FFFFFF"/>
          <w:lang w:val="vi-VN"/>
        </w:rPr>
        <w:br w:type="page"/>
      </w:r>
    </w:p>
    <w:p w14:paraId="27649223" w14:textId="1800809A" w:rsidR="001C5786" w:rsidRDefault="001C5786">
      <w:pPr>
        <w:pStyle w:val="NormalWeb"/>
        <w:numPr>
          <w:ilvl w:val="0"/>
          <w:numId w:val="20"/>
        </w:numPr>
        <w:spacing w:before="120" w:beforeAutospacing="0" w:after="0" w:afterAutospacing="0"/>
        <w:ind w:left="709"/>
        <w:textAlignment w:val="baseline"/>
        <w:rPr>
          <w:b/>
          <w:szCs w:val="26"/>
          <w:shd w:val="clear" w:color="auto" w:fill="FFFFFF"/>
          <w:lang w:val="vi-VN"/>
        </w:rPr>
        <w:pPrChange w:id="611" w:author="Nhân Nguyễn" w:date="2019-12-04T10:54:00Z">
          <w:pPr>
            <w:pStyle w:val="NormalWeb"/>
            <w:numPr>
              <w:numId w:val="20"/>
            </w:numPr>
            <w:spacing w:before="120" w:beforeAutospacing="0" w:after="0" w:afterAutospacing="0"/>
            <w:ind w:left="720" w:hanging="360"/>
            <w:textAlignment w:val="baseline"/>
          </w:pPr>
        </w:pPrChange>
      </w:pPr>
      <w:r w:rsidRPr="00C55872">
        <w:rPr>
          <w:b/>
          <w:szCs w:val="26"/>
          <w:shd w:val="clear" w:color="auto" w:fill="FFFFFF"/>
          <w:lang w:val="vi-VN"/>
        </w:rPr>
        <w:lastRenderedPageBreak/>
        <w:t xml:space="preserve">Quản trị </w:t>
      </w:r>
      <w:r w:rsidR="00493BA4">
        <w:rPr>
          <w:b/>
          <w:szCs w:val="26"/>
          <w:shd w:val="clear" w:color="auto" w:fill="FFFFFF"/>
        </w:rPr>
        <w:t>danh mục</w:t>
      </w:r>
      <w:r w:rsidRPr="00C55872">
        <w:rPr>
          <w:b/>
          <w:szCs w:val="26"/>
          <w:shd w:val="clear" w:color="auto" w:fill="FFFFFF"/>
          <w:lang w:val="vi-VN"/>
        </w:rPr>
        <w:t>:</w:t>
      </w:r>
    </w:p>
    <w:p w14:paraId="3D4AF4FF" w14:textId="6C86824E" w:rsidR="002A4AA3" w:rsidRDefault="00493BA4">
      <w:pPr>
        <w:pStyle w:val="NormalWeb"/>
        <w:spacing w:before="120" w:beforeAutospacing="0" w:after="0" w:afterAutospacing="0"/>
        <w:jc w:val="center"/>
        <w:textAlignment w:val="baseline"/>
        <w:rPr>
          <w:b/>
          <w:szCs w:val="26"/>
          <w:shd w:val="clear" w:color="auto" w:fill="FFFFFF"/>
          <w:lang w:val="vi-VN"/>
        </w:rPr>
      </w:pPr>
      <w:r>
        <w:rPr>
          <w:noProof/>
        </w:rPr>
        <w:drawing>
          <wp:inline distT="0" distB="0" distL="0" distR="0" wp14:anchorId="7F41D3D5" wp14:editId="26A9D073">
            <wp:extent cx="5750560" cy="26733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0560" cy="2673350"/>
                    </a:xfrm>
                    <a:prstGeom prst="rect">
                      <a:avLst/>
                    </a:prstGeom>
                  </pic:spPr>
                </pic:pic>
              </a:graphicData>
            </a:graphic>
          </wp:inline>
        </w:drawing>
      </w:r>
    </w:p>
    <w:p w14:paraId="2AAB636A" w14:textId="307DFDB5" w:rsidR="00E10331" w:rsidRPr="00E10331" w:rsidRDefault="00E10331">
      <w:pPr>
        <w:pStyle w:val="H1"/>
        <w:rPr>
          <w:lang w:val="en-US"/>
        </w:rPr>
      </w:pPr>
      <w:bookmarkStart w:id="612" w:name="_Toc25872839"/>
      <w:bookmarkStart w:id="613" w:name="_Toc41673676"/>
      <w:r w:rsidRPr="003F3F93">
        <w:rPr>
          <w:b/>
        </w:rPr>
        <w:t>Hình 3.1</w:t>
      </w:r>
      <w:ins w:id="614" w:author="Nhân Nguyễn" w:date="2019-12-04T10:21:00Z">
        <w:r w:rsidR="0079553D">
          <w:rPr>
            <w:b/>
            <w:lang w:val="en-US"/>
          </w:rPr>
          <w:t>5</w:t>
        </w:r>
      </w:ins>
      <w:r w:rsidRPr="003F3F93">
        <w:rPr>
          <w:b/>
        </w:rPr>
        <w:t xml:space="preserve">: </w:t>
      </w:r>
      <w:r w:rsidRPr="003F3F93">
        <w:t xml:space="preserve">Giao diện trang </w:t>
      </w:r>
      <w:r>
        <w:rPr>
          <w:lang w:val="en-US"/>
        </w:rPr>
        <w:t xml:space="preserve">quản trị </w:t>
      </w:r>
      <w:bookmarkEnd w:id="612"/>
      <w:r w:rsidR="00493BA4">
        <w:rPr>
          <w:lang w:val="en-US"/>
        </w:rPr>
        <w:t>danh mục khóa học</w:t>
      </w:r>
      <w:bookmarkEnd w:id="613"/>
    </w:p>
    <w:p w14:paraId="3B19BDDD" w14:textId="00CB7EBE" w:rsidR="001C5786" w:rsidRPr="002A4AA3" w:rsidRDefault="001C5786">
      <w:pPr>
        <w:pStyle w:val="NormalWeb"/>
        <w:spacing w:before="120" w:beforeAutospacing="0" w:after="0" w:afterAutospacing="0"/>
        <w:ind w:left="709"/>
        <w:textAlignment w:val="baseline"/>
        <w:rPr>
          <w:szCs w:val="26"/>
          <w:shd w:val="clear" w:color="auto" w:fill="FFFFFF"/>
        </w:rPr>
        <w:pPrChange w:id="615" w:author="Nhân Nguyễn" w:date="2019-12-04T10:54:00Z">
          <w:pPr>
            <w:pStyle w:val="NormalWeb"/>
            <w:spacing w:before="120" w:beforeAutospacing="0" w:after="0" w:afterAutospacing="0"/>
            <w:textAlignment w:val="baseline"/>
          </w:pPr>
        </w:pPrChange>
      </w:pPr>
      <w:r w:rsidRPr="00C55872">
        <w:rPr>
          <w:b/>
          <w:szCs w:val="26"/>
          <w:shd w:val="clear" w:color="auto" w:fill="FFFFFF"/>
          <w:lang w:val="vi-VN"/>
        </w:rPr>
        <w:t xml:space="preserve">Chức năng: </w:t>
      </w:r>
      <w:r w:rsidRPr="00C55872">
        <w:rPr>
          <w:szCs w:val="26"/>
          <w:shd w:val="clear" w:color="auto" w:fill="FFFFFF"/>
          <w:lang w:val="vi-VN"/>
        </w:rPr>
        <w:t xml:space="preserve">Thêm, xóa, sửa </w:t>
      </w:r>
      <w:r w:rsidR="002A4AA3">
        <w:rPr>
          <w:szCs w:val="26"/>
          <w:shd w:val="clear" w:color="auto" w:fill="FFFFFF"/>
        </w:rPr>
        <w:t xml:space="preserve">các </w:t>
      </w:r>
      <w:r w:rsidR="00493BA4">
        <w:rPr>
          <w:szCs w:val="26"/>
          <w:shd w:val="clear" w:color="auto" w:fill="FFFFFF"/>
        </w:rPr>
        <w:t>danh mục có tìm kiếm và phân trang</w:t>
      </w:r>
    </w:p>
    <w:p w14:paraId="65959954" w14:textId="5E3DD93C" w:rsidR="001A34B4" w:rsidRDefault="002A4AA3">
      <w:pPr>
        <w:pStyle w:val="NormalWeb"/>
        <w:numPr>
          <w:ilvl w:val="0"/>
          <w:numId w:val="20"/>
        </w:numPr>
        <w:spacing w:before="120" w:beforeAutospacing="0" w:after="0" w:afterAutospacing="0"/>
        <w:ind w:left="709"/>
        <w:textAlignment w:val="baseline"/>
        <w:rPr>
          <w:b/>
          <w:szCs w:val="26"/>
          <w:shd w:val="clear" w:color="auto" w:fill="FFFFFF"/>
          <w:lang w:val="vi-VN"/>
        </w:rPr>
        <w:pPrChange w:id="616" w:author="Nhân Nguyễn" w:date="2019-12-04T10:54:00Z">
          <w:pPr>
            <w:pStyle w:val="NormalWeb"/>
            <w:numPr>
              <w:numId w:val="20"/>
            </w:numPr>
            <w:spacing w:before="120" w:beforeAutospacing="0" w:after="0" w:afterAutospacing="0"/>
            <w:ind w:left="720" w:hanging="360"/>
            <w:textAlignment w:val="baseline"/>
          </w:pPr>
        </w:pPrChange>
      </w:pPr>
      <w:r>
        <w:rPr>
          <w:b/>
          <w:szCs w:val="26"/>
          <w:shd w:val="clear" w:color="auto" w:fill="FFFFFF"/>
        </w:rPr>
        <w:t xml:space="preserve">Thêm </w:t>
      </w:r>
      <w:r w:rsidR="000A5EEE">
        <w:rPr>
          <w:b/>
          <w:szCs w:val="26"/>
          <w:shd w:val="clear" w:color="auto" w:fill="FFFFFF"/>
        </w:rPr>
        <w:t>danh mục</w:t>
      </w:r>
      <w:r w:rsidR="00AB3699" w:rsidRPr="00C55872">
        <w:rPr>
          <w:b/>
          <w:szCs w:val="26"/>
          <w:shd w:val="clear" w:color="auto" w:fill="FFFFFF"/>
          <w:lang w:val="vi-VN"/>
        </w:rPr>
        <w:t>:</w:t>
      </w:r>
    </w:p>
    <w:p w14:paraId="1A89AA5F" w14:textId="7F70E600" w:rsidR="0053693C" w:rsidRDefault="000A5EEE">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29349B9E" wp14:editId="53028A9B">
            <wp:extent cx="5750560" cy="26733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0560" cy="2673350"/>
                    </a:xfrm>
                    <a:prstGeom prst="rect">
                      <a:avLst/>
                    </a:prstGeom>
                  </pic:spPr>
                </pic:pic>
              </a:graphicData>
            </a:graphic>
          </wp:inline>
        </w:drawing>
      </w:r>
    </w:p>
    <w:p w14:paraId="7D8B7CBF" w14:textId="74AF39B7" w:rsidR="00E10331" w:rsidRPr="00E10331" w:rsidRDefault="00E10331">
      <w:pPr>
        <w:pStyle w:val="H1"/>
        <w:rPr>
          <w:lang w:val="en-US"/>
        </w:rPr>
      </w:pPr>
      <w:bookmarkStart w:id="617" w:name="_Toc25872840"/>
      <w:bookmarkStart w:id="618" w:name="_Toc41673677"/>
      <w:r w:rsidRPr="003F3F93">
        <w:rPr>
          <w:b/>
        </w:rPr>
        <w:t>Hình 3.1</w:t>
      </w:r>
      <w:ins w:id="619" w:author="Nhân Nguyễn" w:date="2019-12-04T10:21:00Z">
        <w:r w:rsidR="0079553D">
          <w:rPr>
            <w:b/>
            <w:lang w:val="en-US"/>
          </w:rPr>
          <w:t>6</w:t>
        </w:r>
      </w:ins>
      <w:r w:rsidRPr="003F3F93">
        <w:rPr>
          <w:b/>
        </w:rPr>
        <w:t xml:space="preserve">: </w:t>
      </w:r>
      <w:r w:rsidRPr="003F3F93">
        <w:t xml:space="preserve">Giao diện trang </w:t>
      </w:r>
      <w:r>
        <w:rPr>
          <w:lang w:val="en-US"/>
        </w:rPr>
        <w:t xml:space="preserve">thêm </w:t>
      </w:r>
      <w:bookmarkEnd w:id="617"/>
      <w:r w:rsidR="000A5EEE">
        <w:rPr>
          <w:lang w:val="en-US"/>
        </w:rPr>
        <w:t>danh mục</w:t>
      </w:r>
      <w:bookmarkEnd w:id="618"/>
    </w:p>
    <w:p w14:paraId="30158951" w14:textId="77777777" w:rsidR="000A5EEE" w:rsidRDefault="000A5EEE">
      <w:pPr>
        <w:spacing w:after="160" w:line="259" w:lineRule="auto"/>
        <w:rPr>
          <w:b/>
          <w:szCs w:val="26"/>
          <w:shd w:val="clear" w:color="auto" w:fill="FFFFFF"/>
        </w:rPr>
      </w:pPr>
      <w:r>
        <w:rPr>
          <w:b/>
          <w:szCs w:val="26"/>
          <w:shd w:val="clear" w:color="auto" w:fill="FFFFFF"/>
        </w:rPr>
        <w:br w:type="page"/>
      </w:r>
    </w:p>
    <w:p w14:paraId="11343B18" w14:textId="69E6CADA" w:rsidR="002A4AA3" w:rsidRDefault="002A4AA3">
      <w:pPr>
        <w:pStyle w:val="NormalWeb"/>
        <w:numPr>
          <w:ilvl w:val="0"/>
          <w:numId w:val="20"/>
        </w:numPr>
        <w:spacing w:before="120" w:beforeAutospacing="0" w:after="0" w:afterAutospacing="0"/>
        <w:ind w:left="709"/>
        <w:textAlignment w:val="baseline"/>
        <w:rPr>
          <w:b/>
          <w:szCs w:val="26"/>
          <w:shd w:val="clear" w:color="auto" w:fill="FFFFFF"/>
          <w:lang w:val="vi-VN"/>
        </w:rPr>
        <w:pPrChange w:id="620" w:author="Nhân Nguyễn" w:date="2019-12-04T10:55:00Z">
          <w:pPr>
            <w:pStyle w:val="NormalWeb"/>
            <w:numPr>
              <w:numId w:val="20"/>
            </w:numPr>
            <w:spacing w:before="120" w:beforeAutospacing="0" w:after="0" w:afterAutospacing="0"/>
            <w:ind w:left="720" w:hanging="360"/>
            <w:textAlignment w:val="baseline"/>
          </w:pPr>
        </w:pPrChange>
      </w:pPr>
      <w:r>
        <w:rPr>
          <w:b/>
          <w:szCs w:val="26"/>
          <w:shd w:val="clear" w:color="auto" w:fill="FFFFFF"/>
        </w:rPr>
        <w:lastRenderedPageBreak/>
        <w:t xml:space="preserve">Thêm </w:t>
      </w:r>
      <w:r w:rsidR="000A5EEE">
        <w:rPr>
          <w:b/>
          <w:szCs w:val="26"/>
          <w:shd w:val="clear" w:color="auto" w:fill="FFFFFF"/>
        </w:rPr>
        <w:t>khóa học</w:t>
      </w:r>
      <w:r w:rsidRPr="00C55872">
        <w:rPr>
          <w:b/>
          <w:szCs w:val="26"/>
          <w:shd w:val="clear" w:color="auto" w:fill="FFFFFF"/>
          <w:lang w:val="vi-VN"/>
        </w:rPr>
        <w:t>:</w:t>
      </w:r>
    </w:p>
    <w:p w14:paraId="4E38A313" w14:textId="722017D1" w:rsidR="002A4AA3" w:rsidRDefault="000A5EEE">
      <w:pPr>
        <w:pStyle w:val="NormalWeb"/>
        <w:spacing w:before="120" w:beforeAutospacing="0" w:after="0" w:afterAutospacing="0"/>
        <w:jc w:val="center"/>
        <w:textAlignment w:val="baseline"/>
        <w:rPr>
          <w:b/>
          <w:szCs w:val="26"/>
          <w:shd w:val="clear" w:color="auto" w:fill="FFFFFF"/>
          <w:lang w:val="vi-VN"/>
        </w:rPr>
      </w:pPr>
      <w:r>
        <w:rPr>
          <w:noProof/>
        </w:rPr>
        <w:drawing>
          <wp:inline distT="0" distB="0" distL="0" distR="0" wp14:anchorId="543E984C" wp14:editId="5F82528A">
            <wp:extent cx="5058888" cy="8210186"/>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2753" cy="8232688"/>
                    </a:xfrm>
                    <a:prstGeom prst="rect">
                      <a:avLst/>
                    </a:prstGeom>
                  </pic:spPr>
                </pic:pic>
              </a:graphicData>
            </a:graphic>
          </wp:inline>
        </w:drawing>
      </w:r>
    </w:p>
    <w:p w14:paraId="76A7177B" w14:textId="3ED82AC6" w:rsidR="00E10331" w:rsidRPr="00E10331" w:rsidRDefault="00E10331">
      <w:pPr>
        <w:pStyle w:val="H1"/>
        <w:rPr>
          <w:lang w:val="en-US"/>
        </w:rPr>
      </w:pPr>
      <w:bookmarkStart w:id="621" w:name="_Toc25872841"/>
      <w:bookmarkStart w:id="622" w:name="_Toc41673678"/>
      <w:r w:rsidRPr="003F3F93">
        <w:rPr>
          <w:b/>
        </w:rPr>
        <w:t>Hình 3.1</w:t>
      </w:r>
      <w:ins w:id="623" w:author="Nhân Nguyễn" w:date="2019-12-04T10:21:00Z">
        <w:r w:rsidR="0079553D">
          <w:rPr>
            <w:b/>
            <w:lang w:val="en-US"/>
          </w:rPr>
          <w:t>7</w:t>
        </w:r>
      </w:ins>
      <w:r w:rsidRPr="003F3F93">
        <w:rPr>
          <w:b/>
        </w:rPr>
        <w:t xml:space="preserve">: </w:t>
      </w:r>
      <w:r w:rsidRPr="003F3F93">
        <w:t xml:space="preserve">Giao diện trang </w:t>
      </w:r>
      <w:r>
        <w:rPr>
          <w:lang w:val="en-US"/>
        </w:rPr>
        <w:t xml:space="preserve">thêm </w:t>
      </w:r>
      <w:bookmarkEnd w:id="621"/>
      <w:r w:rsidR="000A5EEE">
        <w:rPr>
          <w:lang w:val="en-US"/>
        </w:rPr>
        <w:t>khóa học</w:t>
      </w:r>
      <w:bookmarkEnd w:id="622"/>
    </w:p>
    <w:p w14:paraId="7382ABB1" w14:textId="0BC609A0" w:rsidR="002A4AA3" w:rsidRDefault="003F3F93">
      <w:pPr>
        <w:pStyle w:val="NormalWeb"/>
        <w:numPr>
          <w:ilvl w:val="0"/>
          <w:numId w:val="20"/>
        </w:numPr>
        <w:spacing w:before="120" w:beforeAutospacing="0" w:after="0" w:afterAutospacing="0"/>
        <w:ind w:left="709"/>
        <w:textAlignment w:val="baseline"/>
        <w:rPr>
          <w:b/>
          <w:szCs w:val="26"/>
          <w:shd w:val="clear" w:color="auto" w:fill="FFFFFF"/>
          <w:lang w:val="vi-VN"/>
        </w:rPr>
        <w:pPrChange w:id="624" w:author="Nhân Nguyễn" w:date="2019-12-04T10:55:00Z">
          <w:pPr>
            <w:pStyle w:val="NormalWeb"/>
            <w:numPr>
              <w:numId w:val="20"/>
            </w:numPr>
            <w:spacing w:before="120" w:beforeAutospacing="0" w:after="0" w:afterAutospacing="0"/>
            <w:ind w:left="720" w:hanging="360"/>
            <w:textAlignment w:val="baseline"/>
          </w:pPr>
        </w:pPrChange>
      </w:pPr>
      <w:r>
        <w:rPr>
          <w:b/>
          <w:szCs w:val="26"/>
          <w:shd w:val="clear" w:color="auto" w:fill="FFFFFF"/>
        </w:rPr>
        <w:lastRenderedPageBreak/>
        <w:t>Danh sách các khuyễn mãi</w:t>
      </w:r>
      <w:r w:rsidR="002A4AA3" w:rsidRPr="00C55872">
        <w:rPr>
          <w:b/>
          <w:szCs w:val="26"/>
          <w:shd w:val="clear" w:color="auto" w:fill="FFFFFF"/>
          <w:lang w:val="vi-VN"/>
        </w:rPr>
        <w:t>:</w:t>
      </w:r>
    </w:p>
    <w:p w14:paraId="4C6EF73C" w14:textId="7E0AD0A7" w:rsidR="002A4AA3" w:rsidRDefault="000A5EEE">
      <w:pPr>
        <w:pStyle w:val="NormalWeb"/>
        <w:spacing w:before="120" w:beforeAutospacing="0" w:after="0" w:afterAutospacing="0"/>
        <w:jc w:val="center"/>
        <w:textAlignment w:val="baseline"/>
        <w:rPr>
          <w:b/>
          <w:szCs w:val="26"/>
          <w:shd w:val="clear" w:color="auto" w:fill="FFFFFF"/>
          <w:lang w:val="vi-VN"/>
        </w:rPr>
      </w:pPr>
      <w:r>
        <w:rPr>
          <w:noProof/>
        </w:rPr>
        <w:drawing>
          <wp:inline distT="0" distB="0" distL="0" distR="0" wp14:anchorId="7FF38F73" wp14:editId="2959541E">
            <wp:extent cx="5750560" cy="28035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0560" cy="2803525"/>
                    </a:xfrm>
                    <a:prstGeom prst="rect">
                      <a:avLst/>
                    </a:prstGeom>
                  </pic:spPr>
                </pic:pic>
              </a:graphicData>
            </a:graphic>
          </wp:inline>
        </w:drawing>
      </w:r>
    </w:p>
    <w:p w14:paraId="4989AA79" w14:textId="1DAA7C01" w:rsidR="00E10331" w:rsidRPr="00E10331" w:rsidRDefault="00E10331">
      <w:pPr>
        <w:pStyle w:val="H1"/>
        <w:rPr>
          <w:lang w:val="en-US"/>
        </w:rPr>
      </w:pPr>
      <w:bookmarkStart w:id="625" w:name="_Toc25872842"/>
      <w:bookmarkStart w:id="626" w:name="_Toc41673679"/>
      <w:r w:rsidRPr="003F3F93">
        <w:rPr>
          <w:b/>
        </w:rPr>
        <w:t>Hình 3.1</w:t>
      </w:r>
      <w:ins w:id="627" w:author="Nhân Nguyễn" w:date="2019-12-04T10:21:00Z">
        <w:r w:rsidR="0079553D">
          <w:rPr>
            <w:b/>
            <w:lang w:val="en-US"/>
          </w:rPr>
          <w:t>8</w:t>
        </w:r>
      </w:ins>
      <w:r w:rsidRPr="003F3F93">
        <w:rPr>
          <w:b/>
        </w:rPr>
        <w:t xml:space="preserve">: </w:t>
      </w:r>
      <w:r w:rsidRPr="003F3F93">
        <w:t xml:space="preserve">Giao diện trang </w:t>
      </w:r>
      <w:r>
        <w:rPr>
          <w:lang w:val="en-US"/>
        </w:rPr>
        <w:t>danh sách khuyến mãi</w:t>
      </w:r>
      <w:bookmarkEnd w:id="625"/>
      <w:bookmarkEnd w:id="626"/>
    </w:p>
    <w:p w14:paraId="7701A8F2" w14:textId="381B5B3D" w:rsidR="002A4AA3" w:rsidRDefault="002A4AA3">
      <w:pPr>
        <w:pStyle w:val="NormalWeb"/>
        <w:numPr>
          <w:ilvl w:val="0"/>
          <w:numId w:val="20"/>
        </w:numPr>
        <w:spacing w:before="120" w:beforeAutospacing="0" w:after="0" w:afterAutospacing="0"/>
        <w:ind w:left="709"/>
        <w:textAlignment w:val="baseline"/>
        <w:rPr>
          <w:b/>
          <w:szCs w:val="26"/>
          <w:shd w:val="clear" w:color="auto" w:fill="FFFFFF"/>
          <w:lang w:val="vi-VN"/>
        </w:rPr>
        <w:pPrChange w:id="628" w:author="Nhân Nguyễn" w:date="2019-12-04T10:55:00Z">
          <w:pPr>
            <w:pStyle w:val="NormalWeb"/>
            <w:numPr>
              <w:numId w:val="20"/>
            </w:numPr>
            <w:spacing w:before="120" w:beforeAutospacing="0" w:after="0" w:afterAutospacing="0"/>
            <w:ind w:left="720" w:hanging="360"/>
            <w:textAlignment w:val="baseline"/>
          </w:pPr>
        </w:pPrChange>
      </w:pPr>
      <w:r>
        <w:rPr>
          <w:b/>
          <w:szCs w:val="26"/>
          <w:shd w:val="clear" w:color="auto" w:fill="FFFFFF"/>
        </w:rPr>
        <w:t>T</w:t>
      </w:r>
      <w:r w:rsidR="003F3F93">
        <w:rPr>
          <w:b/>
          <w:szCs w:val="26"/>
          <w:shd w:val="clear" w:color="auto" w:fill="FFFFFF"/>
        </w:rPr>
        <w:t>ạo mã khuyễn mãi mới</w:t>
      </w:r>
      <w:r w:rsidRPr="00C55872">
        <w:rPr>
          <w:b/>
          <w:szCs w:val="26"/>
          <w:shd w:val="clear" w:color="auto" w:fill="FFFFFF"/>
          <w:lang w:val="vi-VN"/>
        </w:rPr>
        <w:t>:</w:t>
      </w:r>
    </w:p>
    <w:p w14:paraId="18FF322A" w14:textId="28CE3D7C" w:rsidR="002A4AA3" w:rsidRDefault="000A5EEE">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0B1976FF" wp14:editId="546A10C6">
            <wp:extent cx="5750560" cy="32207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0560" cy="3220720"/>
                    </a:xfrm>
                    <a:prstGeom prst="rect">
                      <a:avLst/>
                    </a:prstGeom>
                  </pic:spPr>
                </pic:pic>
              </a:graphicData>
            </a:graphic>
          </wp:inline>
        </w:drawing>
      </w:r>
    </w:p>
    <w:p w14:paraId="5DBB2E6B" w14:textId="3063EA69" w:rsidR="00A664F0" w:rsidDel="00643683" w:rsidRDefault="00E10331">
      <w:pPr>
        <w:pStyle w:val="H1"/>
        <w:rPr>
          <w:del w:id="629" w:author="Nhân Nguyễn" w:date="2019-12-04T10:55:00Z"/>
          <w:lang w:val="en-US"/>
        </w:rPr>
      </w:pPr>
      <w:bookmarkStart w:id="630" w:name="_Toc25872843"/>
      <w:bookmarkStart w:id="631" w:name="_Toc41673680"/>
      <w:r w:rsidRPr="003F3F93">
        <w:rPr>
          <w:b/>
        </w:rPr>
        <w:t>Hình 3.1</w:t>
      </w:r>
      <w:ins w:id="632" w:author="Nhân Nguyễn" w:date="2019-12-04T10:21:00Z">
        <w:r w:rsidR="0079553D">
          <w:rPr>
            <w:b/>
            <w:lang w:val="en-US"/>
          </w:rPr>
          <w:t>9</w:t>
        </w:r>
      </w:ins>
      <w:r w:rsidRPr="003F3F93">
        <w:rPr>
          <w:b/>
        </w:rPr>
        <w:t xml:space="preserve">: </w:t>
      </w:r>
      <w:r w:rsidRPr="003F3F93">
        <w:t xml:space="preserve">Giao diện trang </w:t>
      </w:r>
      <w:r>
        <w:rPr>
          <w:lang w:val="en-US"/>
        </w:rPr>
        <w:t>tạo mã khuyễn mãi mới</w:t>
      </w:r>
      <w:bookmarkEnd w:id="630"/>
      <w:bookmarkEnd w:id="631"/>
    </w:p>
    <w:p w14:paraId="4258C783" w14:textId="693B496D" w:rsidR="00E10331" w:rsidRPr="00A664F0" w:rsidRDefault="00A664F0">
      <w:pPr>
        <w:pStyle w:val="H1"/>
        <w:pPrChange w:id="633" w:author="Nhân Nguyễn" w:date="2019-12-04T10:55:00Z">
          <w:pPr>
            <w:spacing w:after="160" w:line="259" w:lineRule="auto"/>
          </w:pPr>
        </w:pPrChange>
      </w:pPr>
      <w:del w:id="634" w:author="Nhân Nguyễn" w:date="2019-12-04T10:55:00Z">
        <w:r w:rsidDel="00643683">
          <w:br w:type="page"/>
        </w:r>
      </w:del>
    </w:p>
    <w:p w14:paraId="3A2AB472" w14:textId="77777777" w:rsidR="000A5EEE" w:rsidRDefault="000A5EEE">
      <w:pPr>
        <w:spacing w:after="160" w:line="259" w:lineRule="auto"/>
        <w:rPr>
          <w:b/>
          <w:szCs w:val="26"/>
          <w:shd w:val="clear" w:color="auto" w:fill="FFFFFF"/>
          <w:lang w:val="vi-VN"/>
        </w:rPr>
      </w:pPr>
      <w:r>
        <w:rPr>
          <w:b/>
          <w:szCs w:val="26"/>
          <w:shd w:val="clear" w:color="auto" w:fill="FFFFFF"/>
          <w:lang w:val="vi-VN"/>
        </w:rPr>
        <w:br w:type="page"/>
      </w:r>
    </w:p>
    <w:p w14:paraId="2E59CC24" w14:textId="7E591294" w:rsidR="0053693C" w:rsidRPr="002A4AA3" w:rsidRDefault="0053693C">
      <w:pPr>
        <w:pStyle w:val="NormalWeb"/>
        <w:numPr>
          <w:ilvl w:val="0"/>
          <w:numId w:val="20"/>
        </w:numPr>
        <w:spacing w:before="120" w:beforeAutospacing="0" w:after="0" w:afterAutospacing="0"/>
        <w:ind w:left="426"/>
        <w:textAlignment w:val="baseline"/>
        <w:rPr>
          <w:szCs w:val="26"/>
          <w:shd w:val="clear" w:color="auto" w:fill="FFFFFF"/>
          <w:lang w:val="vi-VN"/>
        </w:rPr>
        <w:pPrChange w:id="635" w:author="Nhân Nguyễn" w:date="2019-12-04T10:56:00Z">
          <w:pPr>
            <w:pStyle w:val="NormalWeb"/>
            <w:numPr>
              <w:numId w:val="20"/>
            </w:numPr>
            <w:spacing w:before="120" w:beforeAutospacing="0" w:after="0" w:afterAutospacing="0"/>
            <w:ind w:left="720" w:hanging="360"/>
            <w:textAlignment w:val="baseline"/>
          </w:pPr>
        </w:pPrChange>
      </w:pPr>
      <w:r w:rsidRPr="00C55872">
        <w:rPr>
          <w:b/>
          <w:szCs w:val="26"/>
          <w:shd w:val="clear" w:color="auto" w:fill="FFFFFF"/>
          <w:lang w:val="vi-VN"/>
        </w:rPr>
        <w:lastRenderedPageBreak/>
        <w:t xml:space="preserve">Quản trị </w:t>
      </w:r>
      <w:r w:rsidR="002A4AA3">
        <w:rPr>
          <w:b/>
          <w:szCs w:val="26"/>
          <w:shd w:val="clear" w:color="auto" w:fill="FFFFFF"/>
        </w:rPr>
        <w:t>người dùng</w:t>
      </w:r>
      <w:r w:rsidRPr="00C55872">
        <w:rPr>
          <w:b/>
          <w:szCs w:val="26"/>
          <w:shd w:val="clear" w:color="auto" w:fill="FFFFFF"/>
          <w:lang w:val="vi-VN"/>
        </w:rPr>
        <w:t>:</w:t>
      </w:r>
      <w:bookmarkStart w:id="636" w:name="_GoBack"/>
      <w:bookmarkEnd w:id="636"/>
    </w:p>
    <w:p w14:paraId="3C17E8E1" w14:textId="365C8C9F" w:rsidR="002A4AA3" w:rsidRDefault="000A5EEE">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178B6F61" wp14:editId="5DF62846">
            <wp:extent cx="5750560" cy="33635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0560" cy="3363595"/>
                    </a:xfrm>
                    <a:prstGeom prst="rect">
                      <a:avLst/>
                    </a:prstGeom>
                  </pic:spPr>
                </pic:pic>
              </a:graphicData>
            </a:graphic>
          </wp:inline>
        </w:drawing>
      </w:r>
    </w:p>
    <w:p w14:paraId="761BC6A8" w14:textId="0A23F904" w:rsidR="00E10331" w:rsidRPr="00E10331" w:rsidRDefault="00E10331">
      <w:pPr>
        <w:pStyle w:val="H1"/>
        <w:rPr>
          <w:lang w:val="en-US"/>
        </w:rPr>
      </w:pPr>
      <w:bookmarkStart w:id="637" w:name="_Toc25872844"/>
      <w:bookmarkStart w:id="638" w:name="_Toc41673681"/>
      <w:r w:rsidRPr="003F3F93">
        <w:rPr>
          <w:b/>
        </w:rPr>
        <w:t>Hình 3.</w:t>
      </w:r>
      <w:ins w:id="639" w:author="Nhân Nguyễn" w:date="2019-12-04T10:22:00Z">
        <w:r w:rsidR="0079553D">
          <w:rPr>
            <w:b/>
            <w:lang w:val="en-US"/>
          </w:rPr>
          <w:t>20</w:t>
        </w:r>
      </w:ins>
      <w:del w:id="640" w:author="Nhân Nguyễn" w:date="2019-12-04T10:22:00Z">
        <w:r w:rsidRPr="003F3F93" w:rsidDel="0079553D">
          <w:rPr>
            <w:b/>
          </w:rPr>
          <w:delText>1</w:delText>
        </w:r>
      </w:del>
      <w:r w:rsidRPr="003F3F93">
        <w:rPr>
          <w:b/>
        </w:rPr>
        <w:t xml:space="preserve">: </w:t>
      </w:r>
      <w:r w:rsidRPr="003F3F93">
        <w:t xml:space="preserve">Giao diện trang </w:t>
      </w:r>
      <w:r>
        <w:rPr>
          <w:lang w:val="en-US"/>
        </w:rPr>
        <w:t>quản trị người dùng</w:t>
      </w:r>
      <w:bookmarkEnd w:id="637"/>
      <w:bookmarkEnd w:id="638"/>
    </w:p>
    <w:p w14:paraId="5F8BB44E" w14:textId="7A1A9709" w:rsidR="0053693C" w:rsidRPr="00C55872" w:rsidRDefault="0053693C">
      <w:pPr>
        <w:pStyle w:val="NormalWeb"/>
        <w:spacing w:before="120" w:beforeAutospacing="0" w:after="0" w:afterAutospacing="0"/>
        <w:ind w:left="709"/>
        <w:textAlignment w:val="baseline"/>
        <w:rPr>
          <w:szCs w:val="26"/>
          <w:shd w:val="clear" w:color="auto" w:fill="FFFFFF"/>
          <w:lang w:val="vi-VN"/>
        </w:rPr>
        <w:pPrChange w:id="641" w:author="Nhân Nguyễn" w:date="2019-12-04T10:56:00Z">
          <w:pPr>
            <w:pStyle w:val="NormalWeb"/>
            <w:spacing w:before="120" w:beforeAutospacing="0" w:after="0" w:afterAutospacing="0"/>
            <w:textAlignment w:val="baseline"/>
          </w:pPr>
        </w:pPrChange>
      </w:pPr>
      <w:r w:rsidRPr="00C55872">
        <w:rPr>
          <w:b/>
          <w:szCs w:val="26"/>
          <w:shd w:val="clear" w:color="auto" w:fill="FFFFFF"/>
          <w:lang w:val="vi-VN"/>
        </w:rPr>
        <w:t xml:space="preserve">Chức năng: </w:t>
      </w:r>
      <w:r w:rsidRPr="00C55872">
        <w:rPr>
          <w:szCs w:val="26"/>
          <w:shd w:val="clear" w:color="auto" w:fill="FFFFFF"/>
          <w:lang w:val="vi-VN"/>
        </w:rPr>
        <w:t>Khóa tài khoản, xóa tài khoản</w:t>
      </w:r>
    </w:p>
    <w:p w14:paraId="0D910508" w14:textId="13A2E7C6" w:rsidR="0053693C" w:rsidRPr="002A4AA3" w:rsidRDefault="0053693C">
      <w:pPr>
        <w:pStyle w:val="NormalWeb"/>
        <w:numPr>
          <w:ilvl w:val="0"/>
          <w:numId w:val="20"/>
        </w:numPr>
        <w:spacing w:before="120" w:beforeAutospacing="0" w:after="0" w:afterAutospacing="0"/>
        <w:ind w:left="709"/>
        <w:textAlignment w:val="baseline"/>
        <w:rPr>
          <w:szCs w:val="26"/>
          <w:shd w:val="clear" w:color="auto" w:fill="FFFFFF"/>
          <w:lang w:val="vi-VN"/>
        </w:rPr>
        <w:pPrChange w:id="642" w:author="Nhân Nguyễn" w:date="2019-12-04T10:56:00Z">
          <w:pPr>
            <w:pStyle w:val="NormalWeb"/>
            <w:numPr>
              <w:numId w:val="20"/>
            </w:numPr>
            <w:spacing w:before="120" w:beforeAutospacing="0" w:after="0" w:afterAutospacing="0"/>
            <w:ind w:left="720" w:hanging="360"/>
            <w:textAlignment w:val="baseline"/>
          </w:pPr>
        </w:pPrChange>
      </w:pPr>
      <w:r w:rsidRPr="00C55872">
        <w:rPr>
          <w:b/>
          <w:szCs w:val="26"/>
          <w:shd w:val="clear" w:color="auto" w:fill="FFFFFF"/>
          <w:lang w:val="vi-VN"/>
        </w:rPr>
        <w:t>Quản trị đơn hàng:</w:t>
      </w:r>
    </w:p>
    <w:p w14:paraId="6BA25B30" w14:textId="117A5446" w:rsidR="002A4AA3" w:rsidRDefault="000A5EEE">
      <w:pPr>
        <w:pStyle w:val="NormalWeb"/>
        <w:spacing w:before="120" w:beforeAutospacing="0" w:after="0" w:afterAutospacing="0"/>
        <w:jc w:val="center"/>
        <w:textAlignment w:val="baseline"/>
        <w:rPr>
          <w:szCs w:val="26"/>
          <w:shd w:val="clear" w:color="auto" w:fill="FFFFFF"/>
          <w:lang w:val="vi-VN"/>
        </w:rPr>
      </w:pPr>
      <w:r>
        <w:rPr>
          <w:noProof/>
        </w:rPr>
        <w:drawing>
          <wp:inline distT="0" distB="0" distL="0" distR="0" wp14:anchorId="1CFFAD1E" wp14:editId="4E88D9BA">
            <wp:extent cx="5750560" cy="26733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0560" cy="2673350"/>
                    </a:xfrm>
                    <a:prstGeom prst="rect">
                      <a:avLst/>
                    </a:prstGeom>
                  </pic:spPr>
                </pic:pic>
              </a:graphicData>
            </a:graphic>
          </wp:inline>
        </w:drawing>
      </w:r>
    </w:p>
    <w:p w14:paraId="42BF9730" w14:textId="2114CD2C" w:rsidR="00E10331" w:rsidRPr="00E10331" w:rsidRDefault="00E10331">
      <w:pPr>
        <w:pStyle w:val="H1"/>
        <w:rPr>
          <w:lang w:val="en-US"/>
        </w:rPr>
      </w:pPr>
      <w:bookmarkStart w:id="643" w:name="_Toc25872845"/>
      <w:bookmarkStart w:id="644" w:name="_Toc41673682"/>
      <w:r w:rsidRPr="003F3F93">
        <w:rPr>
          <w:b/>
        </w:rPr>
        <w:t>Hình 3.</w:t>
      </w:r>
      <w:ins w:id="645" w:author="Nhân Nguyễn" w:date="2019-12-04T10:22:00Z">
        <w:r w:rsidR="0079553D">
          <w:rPr>
            <w:b/>
            <w:lang w:val="en-US"/>
          </w:rPr>
          <w:t>2</w:t>
        </w:r>
      </w:ins>
      <w:r w:rsidRPr="003F3F93">
        <w:rPr>
          <w:b/>
        </w:rPr>
        <w:t xml:space="preserve">1: </w:t>
      </w:r>
      <w:r w:rsidRPr="003F3F93">
        <w:t xml:space="preserve">Giao diện trang </w:t>
      </w:r>
      <w:r>
        <w:rPr>
          <w:lang w:val="en-US"/>
        </w:rPr>
        <w:t>đơn hàng</w:t>
      </w:r>
      <w:bookmarkEnd w:id="643"/>
      <w:bookmarkEnd w:id="644"/>
    </w:p>
    <w:p w14:paraId="478908EB" w14:textId="07B224B9" w:rsidR="00B773CE" w:rsidRPr="00E10331" w:rsidDel="00643683" w:rsidRDefault="0053693C">
      <w:pPr>
        <w:pStyle w:val="NormalWeb"/>
        <w:spacing w:before="120" w:beforeAutospacing="0" w:after="0" w:afterAutospacing="0"/>
        <w:textAlignment w:val="baseline"/>
        <w:rPr>
          <w:del w:id="646" w:author="Nhân Nguyễn" w:date="2019-12-04T10:56:00Z"/>
          <w:szCs w:val="26"/>
          <w:shd w:val="clear" w:color="auto" w:fill="FFFFFF"/>
        </w:rPr>
      </w:pPr>
      <w:del w:id="647" w:author="Nhân Nguyễn" w:date="2019-12-04T10:56:00Z">
        <w:r w:rsidRPr="00C55872" w:rsidDel="00643683">
          <w:rPr>
            <w:b/>
            <w:szCs w:val="26"/>
            <w:shd w:val="clear" w:color="auto" w:fill="FFFFFF"/>
            <w:lang w:val="vi-VN"/>
          </w:rPr>
          <w:delText xml:space="preserve">Chức năng: </w:delText>
        </w:r>
        <w:r w:rsidRPr="00C55872" w:rsidDel="00643683">
          <w:rPr>
            <w:szCs w:val="26"/>
            <w:shd w:val="clear" w:color="auto" w:fill="FFFFFF"/>
            <w:lang w:val="vi-VN"/>
          </w:rPr>
          <w:delText>xem và chỉnh sửa trạng thái của thông tin đơn hàng</w:delText>
        </w:r>
        <w:r w:rsidR="00E10331" w:rsidDel="00643683">
          <w:rPr>
            <w:szCs w:val="26"/>
            <w:shd w:val="clear" w:color="auto" w:fill="FFFFFF"/>
          </w:rPr>
          <w:delText>.</w:delText>
        </w:r>
      </w:del>
    </w:p>
    <w:p w14:paraId="6BEC7127" w14:textId="7B9582D1" w:rsidR="009B5212" w:rsidRPr="00AF54BC" w:rsidRDefault="009B5212">
      <w:pPr>
        <w:pStyle w:val="Heading1"/>
        <w:pPrChange w:id="648" w:author="Nhân Nguyễn" w:date="2019-12-04T10:22:00Z">
          <w:pPr>
            <w:pStyle w:val="L1"/>
          </w:pPr>
        </w:pPrChange>
      </w:pPr>
      <w:r w:rsidRPr="00C55872">
        <w:br w:type="page"/>
      </w:r>
      <w:bookmarkStart w:id="649" w:name="_Toc26262092"/>
      <w:bookmarkStart w:id="650" w:name="_Toc41673884"/>
      <w:r w:rsidRPr="00C55872">
        <w:lastRenderedPageBreak/>
        <w:t>Chươ</w:t>
      </w:r>
      <w:r w:rsidR="003B6CC4" w:rsidRPr="00C55872">
        <w:t>ng 4</w:t>
      </w:r>
      <w:r w:rsidRPr="00C55872">
        <w:t>:</w:t>
      </w:r>
      <w:ins w:id="651" w:author="NTS Romanoff" w:date="2019-12-04T15:56:00Z">
        <w:r w:rsidR="00495D18">
          <w:t xml:space="preserve"> </w:t>
        </w:r>
      </w:ins>
      <w:r w:rsidRPr="00C55872">
        <w:t>KẾT LUẬN</w:t>
      </w:r>
      <w:r w:rsidR="00E51AEA" w:rsidRPr="00C55872">
        <w:t xml:space="preserve"> – </w:t>
      </w:r>
      <w:bookmarkEnd w:id="649"/>
      <w:r w:rsidR="00AF54BC">
        <w:t>KIẾN NGHỊ</w:t>
      </w:r>
      <w:bookmarkEnd w:id="650"/>
    </w:p>
    <w:p w14:paraId="68BDCB25" w14:textId="24D12668" w:rsidR="009B5212" w:rsidRPr="00C55872" w:rsidRDefault="00DB1920">
      <w:pPr>
        <w:pStyle w:val="Heading2"/>
        <w:pPrChange w:id="652" w:author="Nhân Nguyễn" w:date="2019-12-04T10:22:00Z">
          <w:pPr>
            <w:pStyle w:val="L2"/>
          </w:pPr>
        </w:pPrChange>
      </w:pPr>
      <w:bookmarkStart w:id="653" w:name="_Toc26262093"/>
      <w:bookmarkStart w:id="654" w:name="_Toc41673885"/>
      <w:r>
        <w:t xml:space="preserve">4.1 </w:t>
      </w:r>
      <w:r w:rsidR="009B5212" w:rsidRPr="00C55872">
        <w:t>KẾT LUẬN</w:t>
      </w:r>
      <w:bookmarkEnd w:id="653"/>
      <w:bookmarkEnd w:id="654"/>
    </w:p>
    <w:p w14:paraId="54272C86" w14:textId="4745337F" w:rsidR="009B5212" w:rsidRPr="00C55872" w:rsidRDefault="009B5212">
      <w:pPr>
        <w:tabs>
          <w:tab w:val="center" w:pos="1800"/>
          <w:tab w:val="center" w:pos="5760"/>
        </w:tabs>
        <w:spacing w:before="120"/>
        <w:ind w:firstLine="436"/>
        <w:jc w:val="both"/>
        <w:rPr>
          <w:b/>
          <w:szCs w:val="26"/>
          <w:lang w:val="vi-VN"/>
        </w:rPr>
      </w:pPr>
      <w:r w:rsidRPr="00C55872">
        <w:rPr>
          <w:szCs w:val="32"/>
          <w:lang w:val="vi-VN"/>
        </w:rPr>
        <w:t xml:space="preserve">Website </w:t>
      </w:r>
      <w:r w:rsidR="000A5EEE">
        <w:rPr>
          <w:szCs w:val="32"/>
        </w:rPr>
        <w:t>học tập trực tuyến</w:t>
      </w:r>
      <w:r w:rsidR="00C1760E">
        <w:rPr>
          <w:szCs w:val="32"/>
        </w:rPr>
        <w:t xml:space="preserve"> </w:t>
      </w:r>
      <w:r w:rsidRPr="00C55872">
        <w:rPr>
          <w:szCs w:val="32"/>
          <w:lang w:val="vi-VN"/>
        </w:rPr>
        <w:t xml:space="preserve">là một trang web về thương mại điện tử quản lý một công ty bán </w:t>
      </w:r>
      <w:r w:rsidR="000A5EEE">
        <w:rPr>
          <w:szCs w:val="32"/>
        </w:rPr>
        <w:t>các khóa học</w:t>
      </w:r>
      <w:r w:rsidR="00C1760E">
        <w:rPr>
          <w:szCs w:val="32"/>
        </w:rPr>
        <w:t xml:space="preserve"> </w:t>
      </w:r>
      <w:r w:rsidRPr="00C55872">
        <w:rPr>
          <w:szCs w:val="32"/>
          <w:lang w:val="vi-VN"/>
        </w:rPr>
        <w:t xml:space="preserve">trực tuyến qua mạng. Ngày nay các trang web </w:t>
      </w:r>
      <w:r w:rsidR="000A5EEE">
        <w:rPr>
          <w:szCs w:val="32"/>
        </w:rPr>
        <w:t>học tập trực tuyến</w:t>
      </w:r>
      <w:r w:rsidR="00C1760E">
        <w:rPr>
          <w:szCs w:val="32"/>
        </w:rPr>
        <w:t xml:space="preserve"> </w:t>
      </w:r>
      <w:r w:rsidRPr="00C55872">
        <w:rPr>
          <w:szCs w:val="32"/>
          <w:lang w:val="vi-VN"/>
        </w:rPr>
        <w:t>đã có rất nhiều tuy nhiên trang Web của chúng em chỉ đạt được một số yêu cầu cơ bản và còn một số khuyết điểm vẫn chưa thực hiện được.</w:t>
      </w:r>
    </w:p>
    <w:p w14:paraId="7DE3E199" w14:textId="255E1D0C" w:rsidR="009B5212" w:rsidRPr="00C55872" w:rsidRDefault="00DB1920">
      <w:pPr>
        <w:pStyle w:val="Heading3"/>
        <w:pPrChange w:id="655" w:author="Nhân Nguyễn" w:date="2019-12-04T10:22:00Z">
          <w:pPr>
            <w:pStyle w:val="L3"/>
          </w:pPr>
        </w:pPrChange>
      </w:pPr>
      <w:bookmarkStart w:id="656" w:name="_Toc26262094"/>
      <w:bookmarkStart w:id="657" w:name="_Toc41673886"/>
      <w:r>
        <w:t xml:space="preserve">4.1.1 </w:t>
      </w:r>
      <w:r w:rsidR="009B5212" w:rsidRPr="00C55872">
        <w:t>Ưu điểm</w:t>
      </w:r>
      <w:bookmarkEnd w:id="656"/>
      <w:bookmarkEnd w:id="657"/>
    </w:p>
    <w:p w14:paraId="2A52B161" w14:textId="5B0C06EC" w:rsidR="00A510C3" w:rsidRPr="00C55872" w:rsidRDefault="00A510C3">
      <w:pPr>
        <w:pStyle w:val="ListParagraph"/>
        <w:numPr>
          <w:ilvl w:val="0"/>
          <w:numId w:val="6"/>
        </w:numPr>
        <w:spacing w:before="120"/>
        <w:ind w:left="709" w:hanging="284"/>
        <w:rPr>
          <w:b/>
          <w:szCs w:val="26"/>
          <w:lang w:val="vi-VN"/>
        </w:rPr>
        <w:pPrChange w:id="658" w:author="Nhân Nguyễn" w:date="2019-12-04T10:57:00Z">
          <w:pPr>
            <w:pStyle w:val="ListParagraph"/>
            <w:numPr>
              <w:numId w:val="6"/>
            </w:numPr>
            <w:spacing w:before="120"/>
            <w:ind w:left="0" w:hanging="284"/>
          </w:pPr>
        </w:pPrChange>
      </w:pPr>
      <w:r w:rsidRPr="00C55872">
        <w:rPr>
          <w:szCs w:val="26"/>
          <w:lang w:val="vi-VN"/>
        </w:rPr>
        <w:t xml:space="preserve"> Giới thiệu </w:t>
      </w:r>
      <w:r w:rsidR="000A5EEE">
        <w:rPr>
          <w:szCs w:val="26"/>
        </w:rPr>
        <w:t>khóa</w:t>
      </w:r>
      <w:r w:rsidRPr="00C55872">
        <w:rPr>
          <w:szCs w:val="26"/>
          <w:lang w:val="vi-VN"/>
        </w:rPr>
        <w:t xml:space="preserve"> tới  người tiêu dùng (hiện nay công nghệ thông tin phổ biến rộng rãi)</w:t>
      </w:r>
    </w:p>
    <w:p w14:paraId="416BA763" w14:textId="77777777" w:rsidR="00A510C3" w:rsidRPr="00C55872" w:rsidRDefault="00A510C3">
      <w:pPr>
        <w:pStyle w:val="ListParagraph"/>
        <w:numPr>
          <w:ilvl w:val="0"/>
          <w:numId w:val="6"/>
        </w:numPr>
        <w:spacing w:before="120"/>
        <w:ind w:left="709" w:hanging="284"/>
        <w:rPr>
          <w:b/>
          <w:szCs w:val="26"/>
          <w:lang w:val="vi-VN"/>
        </w:rPr>
        <w:pPrChange w:id="659" w:author="Nhân Nguyễn" w:date="2019-12-04T10:57:00Z">
          <w:pPr>
            <w:pStyle w:val="ListParagraph"/>
            <w:numPr>
              <w:numId w:val="6"/>
            </w:numPr>
            <w:spacing w:before="120"/>
            <w:ind w:left="0" w:hanging="284"/>
          </w:pPr>
        </w:pPrChange>
      </w:pPr>
      <w:r w:rsidRPr="00C55872">
        <w:rPr>
          <w:b/>
          <w:szCs w:val="26"/>
          <w:lang w:val="vi-VN"/>
        </w:rPr>
        <w:t>Đối với người quản trị:</w:t>
      </w:r>
      <w:r w:rsidRPr="00C55872">
        <w:rPr>
          <w:szCs w:val="26"/>
          <w:lang w:val="vi-VN"/>
        </w:rPr>
        <w:t xml:space="preserve"> Cho phép thực hiện các chức ănng quản lý website:</w:t>
      </w:r>
    </w:p>
    <w:p w14:paraId="5A014FF0" w14:textId="483EC308" w:rsidR="00A510C3" w:rsidRPr="00C55872" w:rsidRDefault="00A510C3">
      <w:pPr>
        <w:pStyle w:val="ListParagraph"/>
        <w:numPr>
          <w:ilvl w:val="1"/>
          <w:numId w:val="6"/>
        </w:numPr>
        <w:spacing w:before="120"/>
        <w:ind w:left="709" w:hanging="283"/>
        <w:rPr>
          <w:b/>
          <w:szCs w:val="26"/>
          <w:lang w:val="vi-VN"/>
        </w:rPr>
        <w:pPrChange w:id="660" w:author="Nhân Nguyễn" w:date="2019-12-04T10:57:00Z">
          <w:pPr>
            <w:pStyle w:val="ListParagraph"/>
            <w:numPr>
              <w:ilvl w:val="1"/>
              <w:numId w:val="6"/>
            </w:numPr>
            <w:spacing w:before="120"/>
            <w:ind w:left="0" w:hanging="283"/>
          </w:pPr>
        </w:pPrChange>
      </w:pPr>
      <w:r w:rsidRPr="00C55872">
        <w:rPr>
          <w:b/>
          <w:szCs w:val="26"/>
          <w:lang w:val="vi-VN"/>
        </w:rPr>
        <w:t xml:space="preserve">Quản lý </w:t>
      </w:r>
      <w:r w:rsidR="000A5EEE">
        <w:rPr>
          <w:b/>
          <w:szCs w:val="26"/>
        </w:rPr>
        <w:t>khóa học</w:t>
      </w:r>
      <w:r w:rsidRPr="00C55872">
        <w:rPr>
          <w:b/>
          <w:szCs w:val="26"/>
          <w:lang w:val="vi-VN"/>
        </w:rPr>
        <w:t>:</w:t>
      </w:r>
    </w:p>
    <w:p w14:paraId="7F649542" w14:textId="6124018F" w:rsidR="00A510C3" w:rsidRPr="00C55872" w:rsidRDefault="00A510C3">
      <w:pPr>
        <w:pStyle w:val="ListParagraph"/>
        <w:numPr>
          <w:ilvl w:val="2"/>
          <w:numId w:val="6"/>
        </w:numPr>
        <w:spacing w:before="120"/>
        <w:ind w:left="851" w:hanging="283"/>
        <w:rPr>
          <w:szCs w:val="26"/>
          <w:lang w:val="vi-VN"/>
        </w:rPr>
        <w:pPrChange w:id="661" w:author="NTS Romanoff" w:date="2019-12-04T15:55:00Z">
          <w:pPr>
            <w:pStyle w:val="ListParagraph"/>
            <w:numPr>
              <w:ilvl w:val="2"/>
              <w:numId w:val="6"/>
            </w:numPr>
            <w:spacing w:before="120"/>
            <w:ind w:left="0" w:hanging="283"/>
          </w:pPr>
        </w:pPrChange>
      </w:pPr>
      <w:r w:rsidRPr="00C55872">
        <w:rPr>
          <w:szCs w:val="26"/>
          <w:lang w:val="vi-VN"/>
        </w:rPr>
        <w:t xml:space="preserve">Cho phép thêm, xóa, sửa các thông tin về </w:t>
      </w:r>
      <w:r w:rsidR="000A5EEE" w:rsidRPr="000A5EEE">
        <w:rPr>
          <w:szCs w:val="26"/>
        </w:rPr>
        <w:t>khóa học</w:t>
      </w:r>
      <w:r w:rsidRPr="00C55872">
        <w:rPr>
          <w:szCs w:val="26"/>
          <w:lang w:val="vi-VN"/>
        </w:rPr>
        <w:t>.</w:t>
      </w:r>
    </w:p>
    <w:p w14:paraId="50BEF478" w14:textId="3011D84A" w:rsidR="00A510C3" w:rsidRPr="00C55872" w:rsidRDefault="00A510C3">
      <w:pPr>
        <w:pStyle w:val="ListParagraph"/>
        <w:numPr>
          <w:ilvl w:val="2"/>
          <w:numId w:val="6"/>
        </w:numPr>
        <w:spacing w:before="120"/>
        <w:ind w:left="851" w:hanging="283"/>
        <w:rPr>
          <w:szCs w:val="26"/>
          <w:lang w:val="vi-VN"/>
        </w:rPr>
        <w:pPrChange w:id="662" w:author="NTS Romanoff" w:date="2019-12-04T15:55:00Z">
          <w:pPr>
            <w:pStyle w:val="ListParagraph"/>
            <w:numPr>
              <w:ilvl w:val="2"/>
              <w:numId w:val="6"/>
            </w:numPr>
            <w:spacing w:before="120"/>
            <w:ind w:left="0" w:hanging="283"/>
          </w:pPr>
        </w:pPrChange>
      </w:pPr>
      <w:r w:rsidRPr="00C55872">
        <w:rPr>
          <w:szCs w:val="26"/>
          <w:lang w:val="vi-VN"/>
        </w:rPr>
        <w:t xml:space="preserve">Chức năng nhập </w:t>
      </w:r>
      <w:r w:rsidR="000A5EEE" w:rsidRPr="000A5EEE">
        <w:rPr>
          <w:szCs w:val="26"/>
        </w:rPr>
        <w:t>khóa học</w:t>
      </w:r>
      <w:r w:rsidR="000A5EEE" w:rsidRPr="00C55872">
        <w:rPr>
          <w:szCs w:val="26"/>
          <w:lang w:val="vi-VN"/>
        </w:rPr>
        <w:t xml:space="preserve"> </w:t>
      </w:r>
      <w:r w:rsidRPr="00C55872">
        <w:rPr>
          <w:szCs w:val="26"/>
          <w:lang w:val="vi-VN"/>
        </w:rPr>
        <w:t>mới.</w:t>
      </w:r>
    </w:p>
    <w:p w14:paraId="48B58439" w14:textId="5F692735" w:rsidR="00A510C3" w:rsidRPr="00C55872" w:rsidRDefault="00A510C3">
      <w:pPr>
        <w:pStyle w:val="ListParagraph"/>
        <w:numPr>
          <w:ilvl w:val="2"/>
          <w:numId w:val="6"/>
        </w:numPr>
        <w:spacing w:before="120"/>
        <w:ind w:left="851" w:hanging="283"/>
        <w:rPr>
          <w:szCs w:val="26"/>
          <w:lang w:val="vi-VN"/>
        </w:rPr>
        <w:pPrChange w:id="663" w:author="NTS Romanoff" w:date="2019-12-04T15:55:00Z">
          <w:pPr>
            <w:pStyle w:val="ListParagraph"/>
            <w:numPr>
              <w:ilvl w:val="2"/>
              <w:numId w:val="6"/>
            </w:numPr>
            <w:spacing w:before="120"/>
            <w:ind w:left="0" w:hanging="283"/>
          </w:pPr>
        </w:pPrChange>
      </w:pPr>
      <w:r w:rsidRPr="00C55872">
        <w:rPr>
          <w:szCs w:val="26"/>
          <w:lang w:val="vi-VN"/>
        </w:rPr>
        <w:t xml:space="preserve">Bán </w:t>
      </w:r>
      <w:r w:rsidR="000A5EEE" w:rsidRPr="000A5EEE">
        <w:rPr>
          <w:szCs w:val="26"/>
        </w:rPr>
        <w:t>khóa học</w:t>
      </w:r>
      <w:r w:rsidR="000A5EEE" w:rsidRPr="00C55872">
        <w:rPr>
          <w:szCs w:val="26"/>
          <w:lang w:val="vi-VN"/>
        </w:rPr>
        <w:t xml:space="preserve"> </w:t>
      </w:r>
      <w:r w:rsidRPr="00C55872">
        <w:rPr>
          <w:szCs w:val="26"/>
          <w:lang w:val="vi-VN"/>
        </w:rPr>
        <w:t>với số lượng lớn.</w:t>
      </w:r>
    </w:p>
    <w:p w14:paraId="769E565F" w14:textId="77777777" w:rsidR="00A510C3" w:rsidRPr="00C55872" w:rsidRDefault="00A510C3">
      <w:pPr>
        <w:pStyle w:val="ListParagraph"/>
        <w:numPr>
          <w:ilvl w:val="1"/>
          <w:numId w:val="6"/>
        </w:numPr>
        <w:spacing w:before="120"/>
        <w:ind w:left="709" w:hanging="283"/>
        <w:rPr>
          <w:szCs w:val="26"/>
          <w:lang w:val="vi-VN"/>
        </w:rPr>
        <w:pPrChange w:id="664" w:author="Nhân Nguyễn" w:date="2019-12-04T10:57:00Z">
          <w:pPr>
            <w:pStyle w:val="ListParagraph"/>
            <w:numPr>
              <w:ilvl w:val="1"/>
              <w:numId w:val="6"/>
            </w:numPr>
            <w:spacing w:before="120"/>
            <w:ind w:left="0" w:hanging="283"/>
          </w:pPr>
        </w:pPrChange>
      </w:pPr>
      <w:r w:rsidRPr="00C55872">
        <w:rPr>
          <w:b/>
          <w:szCs w:val="26"/>
          <w:lang w:val="vi-VN"/>
        </w:rPr>
        <w:t>Quản lý các thông tin liên quan:</w:t>
      </w:r>
    </w:p>
    <w:p w14:paraId="33646848" w14:textId="77777777" w:rsidR="00A510C3" w:rsidRPr="00C55872" w:rsidRDefault="00A510C3">
      <w:pPr>
        <w:pStyle w:val="ListParagraph"/>
        <w:numPr>
          <w:ilvl w:val="2"/>
          <w:numId w:val="6"/>
        </w:numPr>
        <w:spacing w:before="120"/>
        <w:ind w:left="851" w:hanging="283"/>
        <w:rPr>
          <w:szCs w:val="26"/>
          <w:lang w:val="vi-VN"/>
        </w:rPr>
        <w:pPrChange w:id="665" w:author="NTS Romanoff" w:date="2019-12-04T15:55:00Z">
          <w:pPr>
            <w:pStyle w:val="ListParagraph"/>
            <w:numPr>
              <w:ilvl w:val="2"/>
              <w:numId w:val="6"/>
            </w:numPr>
            <w:spacing w:before="120"/>
            <w:ind w:left="0" w:hanging="283"/>
          </w:pPr>
        </w:pPrChange>
      </w:pPr>
      <w:r w:rsidRPr="00C55872">
        <w:rPr>
          <w:szCs w:val="26"/>
          <w:lang w:val="vi-VN"/>
        </w:rPr>
        <w:t>Lưu thông tin thành viên, khách hàng.</w:t>
      </w:r>
    </w:p>
    <w:p w14:paraId="2E01700B" w14:textId="77777777" w:rsidR="00A510C3" w:rsidRPr="00C55872" w:rsidRDefault="00A510C3">
      <w:pPr>
        <w:pStyle w:val="ListParagraph"/>
        <w:numPr>
          <w:ilvl w:val="2"/>
          <w:numId w:val="6"/>
        </w:numPr>
        <w:spacing w:before="120"/>
        <w:ind w:left="851" w:hanging="283"/>
        <w:rPr>
          <w:szCs w:val="26"/>
          <w:lang w:val="vi-VN"/>
        </w:rPr>
        <w:pPrChange w:id="666" w:author="NTS Romanoff" w:date="2019-12-04T15:55:00Z">
          <w:pPr>
            <w:pStyle w:val="ListParagraph"/>
            <w:numPr>
              <w:ilvl w:val="2"/>
              <w:numId w:val="6"/>
            </w:numPr>
            <w:spacing w:before="120"/>
            <w:ind w:left="0" w:hanging="283"/>
          </w:pPr>
        </w:pPrChange>
      </w:pPr>
      <w:r w:rsidRPr="00C55872">
        <w:rPr>
          <w:szCs w:val="26"/>
          <w:lang w:val="vi-VN"/>
        </w:rPr>
        <w:t>Xem, lưu thông tin góp ý của khách hàng.</w:t>
      </w:r>
    </w:p>
    <w:p w14:paraId="36C97314" w14:textId="156C16CC" w:rsidR="00C1760E" w:rsidRDefault="00A510C3">
      <w:pPr>
        <w:pStyle w:val="ListParagraph"/>
        <w:numPr>
          <w:ilvl w:val="2"/>
          <w:numId w:val="6"/>
        </w:numPr>
        <w:spacing w:before="120"/>
        <w:ind w:left="851" w:hanging="283"/>
        <w:rPr>
          <w:szCs w:val="26"/>
          <w:lang w:val="vi-VN"/>
        </w:rPr>
        <w:pPrChange w:id="667" w:author="NTS Romanoff" w:date="2019-12-04T15:55:00Z">
          <w:pPr>
            <w:pStyle w:val="ListParagraph"/>
            <w:numPr>
              <w:ilvl w:val="2"/>
              <w:numId w:val="6"/>
            </w:numPr>
            <w:spacing w:before="120"/>
            <w:ind w:left="0" w:hanging="283"/>
          </w:pPr>
        </w:pPrChange>
      </w:pPr>
      <w:r w:rsidRPr="00C55872">
        <w:rPr>
          <w:szCs w:val="26"/>
          <w:lang w:val="vi-VN"/>
        </w:rPr>
        <w:t xml:space="preserve">Lưu, xem thông tin chi tiết đơn hàng mà khách hàng đã </w:t>
      </w:r>
      <w:r w:rsidR="000A5EEE">
        <w:rPr>
          <w:szCs w:val="26"/>
        </w:rPr>
        <w:t>thanh toán</w:t>
      </w:r>
      <w:r w:rsidRPr="00C55872">
        <w:rPr>
          <w:szCs w:val="26"/>
          <w:lang w:val="vi-VN"/>
        </w:rPr>
        <w:t>.</w:t>
      </w:r>
    </w:p>
    <w:p w14:paraId="4D458C58" w14:textId="549C33BA" w:rsidR="00C1760E" w:rsidRPr="00C1760E" w:rsidRDefault="00C1760E">
      <w:pPr>
        <w:pStyle w:val="ListParagraph"/>
        <w:numPr>
          <w:ilvl w:val="2"/>
          <w:numId w:val="6"/>
        </w:numPr>
        <w:spacing w:before="120"/>
        <w:ind w:left="709" w:hanging="283"/>
        <w:rPr>
          <w:b/>
          <w:bCs/>
          <w:szCs w:val="26"/>
          <w:lang w:val="vi-VN"/>
        </w:rPr>
        <w:pPrChange w:id="668" w:author="Nhân Nguyễn" w:date="2019-12-04T10:57:00Z">
          <w:pPr>
            <w:pStyle w:val="ListParagraph"/>
            <w:numPr>
              <w:ilvl w:val="2"/>
              <w:numId w:val="6"/>
            </w:numPr>
            <w:spacing w:before="120"/>
            <w:ind w:left="0" w:hanging="283"/>
          </w:pPr>
        </w:pPrChange>
      </w:pPr>
      <w:r w:rsidRPr="00C1760E">
        <w:rPr>
          <w:b/>
          <w:bCs/>
          <w:szCs w:val="26"/>
        </w:rPr>
        <w:t>Quản lý đơn hàng</w:t>
      </w:r>
      <w:r>
        <w:rPr>
          <w:b/>
          <w:bCs/>
          <w:szCs w:val="26"/>
        </w:rPr>
        <w:t>:</w:t>
      </w:r>
    </w:p>
    <w:p w14:paraId="0779529F" w14:textId="7911FB11" w:rsidR="00C1760E" w:rsidRPr="00C1760E" w:rsidRDefault="00C1760E">
      <w:pPr>
        <w:pStyle w:val="ListParagraph"/>
        <w:numPr>
          <w:ilvl w:val="2"/>
          <w:numId w:val="6"/>
        </w:numPr>
        <w:spacing w:before="120"/>
        <w:ind w:left="851" w:hanging="283"/>
        <w:rPr>
          <w:b/>
          <w:bCs/>
          <w:szCs w:val="26"/>
          <w:lang w:val="vi-VN"/>
        </w:rPr>
        <w:pPrChange w:id="669" w:author="NTS Romanoff" w:date="2019-12-04T15:55:00Z">
          <w:pPr>
            <w:pStyle w:val="ListParagraph"/>
            <w:numPr>
              <w:ilvl w:val="2"/>
              <w:numId w:val="6"/>
            </w:numPr>
            <w:spacing w:before="120"/>
            <w:ind w:left="0" w:hanging="283"/>
          </w:pPr>
        </w:pPrChange>
      </w:pPr>
      <w:r>
        <w:rPr>
          <w:szCs w:val="26"/>
        </w:rPr>
        <w:t>Xác nhận đơn hàng.</w:t>
      </w:r>
    </w:p>
    <w:p w14:paraId="41D9C665" w14:textId="5C4B004B" w:rsidR="00C1760E" w:rsidRPr="00C1760E" w:rsidRDefault="00C1760E">
      <w:pPr>
        <w:pStyle w:val="ListParagraph"/>
        <w:numPr>
          <w:ilvl w:val="2"/>
          <w:numId w:val="6"/>
        </w:numPr>
        <w:spacing w:before="120"/>
        <w:ind w:left="851" w:hanging="283"/>
        <w:rPr>
          <w:b/>
          <w:bCs/>
          <w:szCs w:val="26"/>
          <w:lang w:val="vi-VN"/>
        </w:rPr>
        <w:pPrChange w:id="670" w:author="NTS Romanoff" w:date="2019-12-04T15:55:00Z">
          <w:pPr>
            <w:pStyle w:val="ListParagraph"/>
            <w:numPr>
              <w:ilvl w:val="2"/>
              <w:numId w:val="6"/>
            </w:numPr>
            <w:spacing w:before="120"/>
            <w:ind w:left="0" w:hanging="283"/>
          </w:pPr>
        </w:pPrChange>
      </w:pPr>
      <w:r>
        <w:rPr>
          <w:szCs w:val="26"/>
        </w:rPr>
        <w:t>Xem chi tiết đơn hàng.</w:t>
      </w:r>
    </w:p>
    <w:p w14:paraId="3AB8DE7A" w14:textId="01B59FA7" w:rsidR="00C1760E" w:rsidRDefault="00C1760E">
      <w:pPr>
        <w:pStyle w:val="ListParagraph"/>
        <w:numPr>
          <w:ilvl w:val="2"/>
          <w:numId w:val="6"/>
        </w:numPr>
        <w:spacing w:before="120"/>
        <w:ind w:left="709" w:hanging="283"/>
        <w:rPr>
          <w:b/>
          <w:bCs/>
          <w:szCs w:val="26"/>
        </w:rPr>
        <w:pPrChange w:id="671" w:author="Nhân Nguyễn" w:date="2019-12-04T10:57:00Z">
          <w:pPr>
            <w:pStyle w:val="ListParagraph"/>
            <w:numPr>
              <w:ilvl w:val="2"/>
              <w:numId w:val="6"/>
            </w:numPr>
            <w:spacing w:before="120"/>
            <w:ind w:left="0" w:hanging="283"/>
          </w:pPr>
        </w:pPrChange>
      </w:pPr>
      <w:r>
        <w:rPr>
          <w:b/>
          <w:bCs/>
          <w:szCs w:val="26"/>
        </w:rPr>
        <w:t>Thống kê doanh thu và lợi nhuận.</w:t>
      </w:r>
    </w:p>
    <w:p w14:paraId="18AEB72B" w14:textId="48423F33" w:rsidR="00C1760E" w:rsidRPr="00C1760E" w:rsidRDefault="00C1760E">
      <w:pPr>
        <w:spacing w:after="160" w:line="360" w:lineRule="auto"/>
        <w:rPr>
          <w:b/>
          <w:bCs/>
          <w:szCs w:val="26"/>
        </w:rPr>
        <w:pPrChange w:id="672" w:author="Nhân Nguyễn" w:date="2019-12-04T10:13:00Z">
          <w:pPr>
            <w:spacing w:after="160" w:line="259" w:lineRule="auto"/>
          </w:pPr>
        </w:pPrChange>
      </w:pPr>
      <w:r>
        <w:rPr>
          <w:b/>
          <w:bCs/>
          <w:szCs w:val="26"/>
        </w:rPr>
        <w:br w:type="page"/>
      </w:r>
    </w:p>
    <w:p w14:paraId="52C8F12F" w14:textId="77777777" w:rsidR="00613C36" w:rsidRPr="00C55872" w:rsidRDefault="00613C36">
      <w:pPr>
        <w:pStyle w:val="ListParagraph"/>
        <w:numPr>
          <w:ilvl w:val="0"/>
          <w:numId w:val="7"/>
        </w:numPr>
        <w:spacing w:before="120"/>
        <w:ind w:left="709" w:hanging="284"/>
        <w:rPr>
          <w:szCs w:val="26"/>
          <w:lang w:val="vi-VN"/>
        </w:rPr>
        <w:pPrChange w:id="673" w:author="Nhân Nguyễn" w:date="2019-12-04T10:57:00Z">
          <w:pPr>
            <w:pStyle w:val="ListParagraph"/>
            <w:numPr>
              <w:numId w:val="7"/>
            </w:numPr>
            <w:spacing w:before="120"/>
            <w:ind w:left="0" w:hanging="284"/>
          </w:pPr>
        </w:pPrChange>
      </w:pPr>
      <w:r w:rsidRPr="00C55872">
        <w:rPr>
          <w:b/>
          <w:szCs w:val="26"/>
          <w:lang w:val="vi-VN"/>
        </w:rPr>
        <w:lastRenderedPageBreak/>
        <w:t>Đối với người sử dụng:</w:t>
      </w:r>
    </w:p>
    <w:p w14:paraId="01D97A89" w14:textId="319CA3E0" w:rsidR="00613C36" w:rsidRPr="00C55872" w:rsidRDefault="00613C36">
      <w:pPr>
        <w:numPr>
          <w:ilvl w:val="3"/>
          <w:numId w:val="8"/>
        </w:numPr>
        <w:tabs>
          <w:tab w:val="center" w:pos="1800"/>
          <w:tab w:val="center" w:pos="5760"/>
        </w:tabs>
        <w:spacing w:before="120"/>
        <w:ind w:left="851" w:hanging="283"/>
        <w:jc w:val="both"/>
        <w:rPr>
          <w:b/>
          <w:szCs w:val="26"/>
          <w:lang w:val="vi-VN"/>
        </w:rPr>
        <w:pPrChange w:id="674" w:author="NTS Romanoff" w:date="2019-12-04T15:55:00Z">
          <w:pPr>
            <w:numPr>
              <w:ilvl w:val="3"/>
              <w:numId w:val="8"/>
            </w:numPr>
            <w:tabs>
              <w:tab w:val="center" w:pos="1800"/>
              <w:tab w:val="center" w:pos="5760"/>
            </w:tabs>
            <w:spacing w:before="120"/>
            <w:ind w:left="4320" w:hanging="283"/>
            <w:jc w:val="both"/>
          </w:pPr>
        </w:pPrChange>
      </w:pPr>
      <w:r w:rsidRPr="00C55872">
        <w:rPr>
          <w:szCs w:val="26"/>
          <w:lang w:val="vi-VN"/>
        </w:rPr>
        <w:t xml:space="preserve">Cho phép thực hiện các chức năng Tìm kiếm, Xem </w:t>
      </w:r>
      <w:r w:rsidR="000A5EEE" w:rsidRPr="000A5EEE">
        <w:rPr>
          <w:szCs w:val="26"/>
        </w:rPr>
        <w:t>khóa học</w:t>
      </w:r>
      <w:r w:rsidRPr="00C55872">
        <w:rPr>
          <w:szCs w:val="26"/>
          <w:lang w:val="vi-VN"/>
        </w:rPr>
        <w:t>,</w:t>
      </w:r>
      <w:r w:rsidR="00C1760E">
        <w:rPr>
          <w:szCs w:val="26"/>
        </w:rPr>
        <w:t xml:space="preserve"> </w:t>
      </w:r>
      <w:r w:rsidRPr="00C55872">
        <w:rPr>
          <w:szCs w:val="26"/>
          <w:lang w:val="vi-VN"/>
        </w:rPr>
        <w:t>Mua hàng qua mạng.</w:t>
      </w:r>
    </w:p>
    <w:p w14:paraId="0F3E80CF" w14:textId="1B205369" w:rsidR="00613C36" w:rsidRPr="00C55872" w:rsidRDefault="00613C36">
      <w:pPr>
        <w:numPr>
          <w:ilvl w:val="3"/>
          <w:numId w:val="8"/>
        </w:numPr>
        <w:tabs>
          <w:tab w:val="center" w:pos="1800"/>
          <w:tab w:val="center" w:pos="5760"/>
        </w:tabs>
        <w:spacing w:before="120"/>
        <w:ind w:left="851" w:hanging="283"/>
        <w:jc w:val="both"/>
        <w:rPr>
          <w:b/>
          <w:szCs w:val="26"/>
          <w:lang w:val="vi-VN"/>
        </w:rPr>
        <w:pPrChange w:id="675" w:author="NTS Romanoff" w:date="2019-12-04T15:55:00Z">
          <w:pPr>
            <w:numPr>
              <w:ilvl w:val="3"/>
              <w:numId w:val="8"/>
            </w:numPr>
            <w:tabs>
              <w:tab w:val="center" w:pos="1800"/>
              <w:tab w:val="center" w:pos="5760"/>
            </w:tabs>
            <w:spacing w:before="120"/>
            <w:ind w:left="4320" w:hanging="283"/>
            <w:jc w:val="both"/>
          </w:pPr>
        </w:pPrChange>
      </w:pPr>
      <w:r w:rsidRPr="00C55872">
        <w:rPr>
          <w:szCs w:val="26"/>
          <w:lang w:val="vi-VN"/>
        </w:rPr>
        <w:t xml:space="preserve">Tìm kiếm </w:t>
      </w:r>
      <w:r w:rsidR="00CB4E7B" w:rsidRPr="00C55872">
        <w:rPr>
          <w:szCs w:val="26"/>
          <w:lang w:val="vi-VN"/>
        </w:rPr>
        <w:t xml:space="preserve">sản phẩm </w:t>
      </w:r>
      <w:r w:rsidRPr="00C55872">
        <w:rPr>
          <w:szCs w:val="26"/>
          <w:lang w:val="vi-VN"/>
        </w:rPr>
        <w:t xml:space="preserve">theo </w:t>
      </w:r>
      <w:r w:rsidR="00521504">
        <w:rPr>
          <w:szCs w:val="26"/>
        </w:rPr>
        <w:t xml:space="preserve">tên </w:t>
      </w:r>
      <w:r w:rsidR="000A5EEE" w:rsidRPr="000A5EEE">
        <w:rPr>
          <w:szCs w:val="26"/>
        </w:rPr>
        <w:t>khóa học</w:t>
      </w:r>
      <w:r w:rsidRPr="00C55872">
        <w:rPr>
          <w:szCs w:val="26"/>
          <w:lang w:val="vi-VN"/>
        </w:rPr>
        <w:t xml:space="preserve">, nhóm và loại </w:t>
      </w:r>
      <w:r w:rsidR="000A5EEE" w:rsidRPr="000A5EEE">
        <w:rPr>
          <w:szCs w:val="26"/>
        </w:rPr>
        <w:t>khóa học</w:t>
      </w:r>
      <w:r w:rsidR="000A5EEE" w:rsidRPr="00C55872">
        <w:rPr>
          <w:szCs w:val="26"/>
          <w:lang w:val="vi-VN"/>
        </w:rPr>
        <w:t xml:space="preserve"> </w:t>
      </w:r>
      <w:r w:rsidRPr="00C55872">
        <w:rPr>
          <w:szCs w:val="26"/>
          <w:lang w:val="vi-VN"/>
        </w:rPr>
        <w:t>khác nhau.</w:t>
      </w:r>
    </w:p>
    <w:p w14:paraId="6BE05107" w14:textId="51D6700C" w:rsidR="00613C36" w:rsidRPr="00C55872" w:rsidRDefault="00613C36">
      <w:pPr>
        <w:numPr>
          <w:ilvl w:val="3"/>
          <w:numId w:val="8"/>
        </w:numPr>
        <w:tabs>
          <w:tab w:val="center" w:pos="1800"/>
          <w:tab w:val="center" w:pos="5760"/>
        </w:tabs>
        <w:spacing w:before="120"/>
        <w:ind w:left="851" w:hanging="283"/>
        <w:jc w:val="both"/>
        <w:rPr>
          <w:b/>
          <w:szCs w:val="26"/>
          <w:lang w:val="vi-VN"/>
        </w:rPr>
        <w:pPrChange w:id="676" w:author="NTS Romanoff" w:date="2019-12-04T15:55:00Z">
          <w:pPr>
            <w:numPr>
              <w:ilvl w:val="3"/>
              <w:numId w:val="8"/>
            </w:numPr>
            <w:tabs>
              <w:tab w:val="center" w:pos="1800"/>
              <w:tab w:val="center" w:pos="5760"/>
            </w:tabs>
            <w:spacing w:before="120"/>
            <w:ind w:left="4320" w:hanging="283"/>
            <w:jc w:val="both"/>
          </w:pPr>
        </w:pPrChange>
      </w:pPr>
      <w:r w:rsidRPr="00C55872">
        <w:rPr>
          <w:szCs w:val="26"/>
          <w:lang w:val="vi-VN"/>
        </w:rPr>
        <w:t xml:space="preserve">Cho phép chọn </w:t>
      </w:r>
      <w:r w:rsidR="000A5EEE" w:rsidRPr="000A5EEE">
        <w:rPr>
          <w:szCs w:val="26"/>
        </w:rPr>
        <w:t>khóa học</w:t>
      </w:r>
      <w:r w:rsidRPr="00C55872">
        <w:rPr>
          <w:szCs w:val="26"/>
          <w:lang w:val="vi-VN"/>
        </w:rPr>
        <w:t xml:space="preserve">, đặt mua </w:t>
      </w:r>
      <w:r w:rsidR="000A5EEE" w:rsidRPr="000A5EEE">
        <w:rPr>
          <w:szCs w:val="26"/>
        </w:rPr>
        <w:t>khóa học</w:t>
      </w:r>
      <w:r w:rsidR="000A5EEE" w:rsidRPr="00C55872">
        <w:rPr>
          <w:szCs w:val="26"/>
          <w:lang w:val="vi-VN"/>
        </w:rPr>
        <w:t xml:space="preserve"> </w:t>
      </w:r>
      <w:r w:rsidRPr="00C55872">
        <w:rPr>
          <w:szCs w:val="26"/>
          <w:lang w:val="vi-VN"/>
        </w:rPr>
        <w:t>và thanh toán theo nhiều cách</w:t>
      </w:r>
      <w:r w:rsidR="001E0965">
        <w:rPr>
          <w:szCs w:val="26"/>
        </w:rPr>
        <w:t xml:space="preserve"> </w:t>
      </w:r>
      <w:r w:rsidRPr="00C55872">
        <w:rPr>
          <w:szCs w:val="26"/>
          <w:lang w:val="vi-VN"/>
        </w:rPr>
        <w:t>như  thanh toán thanh toán bằng thẻ do Websites cung cấp.</w:t>
      </w:r>
    </w:p>
    <w:p w14:paraId="1791637F" w14:textId="6F9625C5" w:rsidR="00613C36" w:rsidRPr="00C55872" w:rsidRDefault="00613C36">
      <w:pPr>
        <w:numPr>
          <w:ilvl w:val="3"/>
          <w:numId w:val="8"/>
        </w:numPr>
        <w:tabs>
          <w:tab w:val="center" w:pos="1800"/>
          <w:tab w:val="center" w:pos="5760"/>
        </w:tabs>
        <w:spacing w:before="120"/>
        <w:ind w:left="851" w:hanging="283"/>
        <w:jc w:val="both"/>
        <w:rPr>
          <w:b/>
          <w:szCs w:val="26"/>
          <w:lang w:val="vi-VN"/>
        </w:rPr>
        <w:pPrChange w:id="677" w:author="NTS Romanoff" w:date="2019-12-04T15:55:00Z">
          <w:pPr>
            <w:numPr>
              <w:ilvl w:val="3"/>
              <w:numId w:val="8"/>
            </w:numPr>
            <w:tabs>
              <w:tab w:val="center" w:pos="1800"/>
              <w:tab w:val="center" w:pos="5760"/>
            </w:tabs>
            <w:spacing w:before="120"/>
            <w:ind w:left="4320" w:hanging="283"/>
            <w:jc w:val="both"/>
          </w:pPr>
        </w:pPrChange>
      </w:pPr>
      <w:r w:rsidRPr="00C55872">
        <w:rPr>
          <w:szCs w:val="26"/>
          <w:lang w:val="vi-VN"/>
        </w:rPr>
        <w:t>Khách hàng còn có thể thay đổi mật khẩu</w:t>
      </w:r>
      <w:r w:rsidR="00F20C12">
        <w:rPr>
          <w:szCs w:val="26"/>
        </w:rPr>
        <w:t>.</w:t>
      </w:r>
    </w:p>
    <w:p w14:paraId="3FA2AC9E" w14:textId="77777777" w:rsidR="00613C36" w:rsidRPr="00C55872" w:rsidRDefault="00613C36">
      <w:pPr>
        <w:numPr>
          <w:ilvl w:val="3"/>
          <w:numId w:val="8"/>
        </w:numPr>
        <w:tabs>
          <w:tab w:val="center" w:pos="1800"/>
          <w:tab w:val="center" w:pos="5760"/>
        </w:tabs>
        <w:spacing w:before="120"/>
        <w:ind w:left="851" w:hanging="283"/>
        <w:jc w:val="both"/>
        <w:rPr>
          <w:b/>
          <w:szCs w:val="26"/>
          <w:lang w:val="vi-VN"/>
        </w:rPr>
        <w:pPrChange w:id="678" w:author="NTS Romanoff" w:date="2019-12-04T15:55:00Z">
          <w:pPr>
            <w:numPr>
              <w:ilvl w:val="3"/>
              <w:numId w:val="8"/>
            </w:numPr>
            <w:tabs>
              <w:tab w:val="center" w:pos="1800"/>
              <w:tab w:val="center" w:pos="5760"/>
            </w:tabs>
            <w:spacing w:before="120"/>
            <w:ind w:left="4320" w:hanging="283"/>
            <w:jc w:val="both"/>
          </w:pPr>
        </w:pPrChange>
      </w:pPr>
      <w:r w:rsidRPr="00C55872">
        <w:rPr>
          <w:szCs w:val="26"/>
          <w:lang w:val="vi-VN"/>
        </w:rPr>
        <w:t>Ngoài ra khách hàng có thể xem</w:t>
      </w:r>
      <w:r w:rsidR="001E1793" w:rsidRPr="00C55872">
        <w:rPr>
          <w:szCs w:val="26"/>
          <w:lang w:val="vi-VN"/>
        </w:rPr>
        <w:t xml:space="preserve"> và cập nhật</w:t>
      </w:r>
      <w:r w:rsidRPr="00C55872">
        <w:rPr>
          <w:szCs w:val="26"/>
          <w:lang w:val="vi-VN"/>
        </w:rPr>
        <w:t xml:space="preserve"> thông tin chi tiết tài khoản của</w:t>
      </w:r>
      <w:r w:rsidR="001E1793" w:rsidRPr="00C55872">
        <w:rPr>
          <w:szCs w:val="26"/>
          <w:lang w:val="vi-VN"/>
        </w:rPr>
        <w:t xml:space="preserve"> mình</w:t>
      </w:r>
      <w:r w:rsidRPr="00C55872">
        <w:rPr>
          <w:szCs w:val="26"/>
          <w:lang w:val="vi-VN"/>
        </w:rPr>
        <w:t>.</w:t>
      </w:r>
    </w:p>
    <w:p w14:paraId="5EC50D0D" w14:textId="2B92B55D" w:rsidR="00DD1BB5" w:rsidRPr="00C55872" w:rsidRDefault="00A02905">
      <w:pPr>
        <w:pStyle w:val="Heading3"/>
        <w:pPrChange w:id="679" w:author="Nhân Nguyễn" w:date="2019-12-04T10:23:00Z">
          <w:pPr>
            <w:pStyle w:val="L3"/>
          </w:pPr>
        </w:pPrChange>
      </w:pPr>
      <w:bookmarkStart w:id="680" w:name="_Toc26262095"/>
      <w:bookmarkStart w:id="681" w:name="_Toc41673887"/>
      <w:ins w:id="682" w:author="Nhân Nguyễn" w:date="2019-12-04T10:23:00Z">
        <w:r>
          <w:t xml:space="preserve">4.1.2 </w:t>
        </w:r>
      </w:ins>
      <w:r w:rsidR="00DD1BB5" w:rsidRPr="00C55872">
        <w:t>Nhược điểm</w:t>
      </w:r>
      <w:bookmarkEnd w:id="680"/>
      <w:bookmarkEnd w:id="681"/>
    </w:p>
    <w:p w14:paraId="48929BE4" w14:textId="77777777" w:rsidR="00DD1BB5" w:rsidRPr="00C55872" w:rsidRDefault="00DD1BB5">
      <w:pPr>
        <w:pStyle w:val="ListParagraph"/>
        <w:numPr>
          <w:ilvl w:val="0"/>
          <w:numId w:val="7"/>
        </w:numPr>
        <w:spacing w:before="120"/>
        <w:ind w:left="851" w:hanging="426"/>
        <w:rPr>
          <w:b/>
          <w:szCs w:val="26"/>
          <w:lang w:val="vi-VN"/>
        </w:rPr>
        <w:pPrChange w:id="683" w:author="Nhân Nguyễn" w:date="2019-12-04T10:57:00Z">
          <w:pPr>
            <w:pStyle w:val="ListParagraph"/>
            <w:numPr>
              <w:numId w:val="7"/>
            </w:numPr>
            <w:spacing w:before="120"/>
            <w:ind w:left="0" w:hanging="426"/>
          </w:pPr>
        </w:pPrChange>
      </w:pPr>
      <w:r w:rsidRPr="00C55872">
        <w:rPr>
          <w:szCs w:val="26"/>
          <w:lang w:val="vi-VN"/>
        </w:rPr>
        <w:t>Mặc dù được sự giú</w:t>
      </w:r>
      <w:r w:rsidR="00FF524A" w:rsidRPr="00C55872">
        <w:rPr>
          <w:szCs w:val="26"/>
          <w:lang w:val="vi-VN"/>
        </w:rPr>
        <w:t>p đỡ tận tình của thầy</w:t>
      </w:r>
      <w:r w:rsidRPr="00C55872">
        <w:rPr>
          <w:szCs w:val="26"/>
          <w:lang w:val="vi-VN"/>
        </w:rPr>
        <w:t xml:space="preserve"> và đã cố gắng rất nhiều trong quá trình thực hiện, nhưng đề tài của em vẫn còn rất nhiều thiếu sót nhất định, mong thầy cô và các bạn thông cảm! Các hạn chế này bao gồm:</w:t>
      </w:r>
    </w:p>
    <w:p w14:paraId="3B735072" w14:textId="77777777" w:rsidR="00DD1BB5" w:rsidRPr="00C55872" w:rsidRDefault="00DD1BB5">
      <w:pPr>
        <w:pStyle w:val="ListParagraph"/>
        <w:numPr>
          <w:ilvl w:val="0"/>
          <w:numId w:val="7"/>
        </w:numPr>
        <w:spacing w:before="120"/>
        <w:ind w:left="851" w:hanging="426"/>
        <w:rPr>
          <w:b/>
          <w:szCs w:val="26"/>
          <w:lang w:val="vi-VN"/>
        </w:rPr>
        <w:pPrChange w:id="684" w:author="Nhân Nguyễn" w:date="2019-12-04T10:57:00Z">
          <w:pPr>
            <w:pStyle w:val="ListParagraph"/>
            <w:numPr>
              <w:numId w:val="7"/>
            </w:numPr>
            <w:spacing w:before="120"/>
            <w:ind w:left="0" w:hanging="426"/>
          </w:pPr>
        </w:pPrChange>
      </w:pPr>
      <w:r w:rsidRPr="00C55872">
        <w:rPr>
          <w:b/>
          <w:szCs w:val="26"/>
          <w:lang w:val="vi-VN"/>
        </w:rPr>
        <w:t>Về dữ liệu:</w:t>
      </w:r>
    </w:p>
    <w:p w14:paraId="51E1FE5A" w14:textId="77777777" w:rsidR="00DD1BB5" w:rsidRPr="00C55872" w:rsidRDefault="00DD1BB5">
      <w:pPr>
        <w:pStyle w:val="ListParagraph"/>
        <w:numPr>
          <w:ilvl w:val="1"/>
          <w:numId w:val="7"/>
        </w:numPr>
        <w:spacing w:before="120"/>
        <w:ind w:left="851" w:hanging="283"/>
        <w:rPr>
          <w:b/>
          <w:szCs w:val="26"/>
          <w:lang w:val="vi-VN"/>
        </w:rPr>
        <w:pPrChange w:id="685" w:author="Nhân Nguyễn" w:date="2019-12-04T10:57:00Z">
          <w:pPr>
            <w:pStyle w:val="ListParagraph"/>
            <w:numPr>
              <w:ilvl w:val="1"/>
              <w:numId w:val="7"/>
            </w:numPr>
            <w:spacing w:before="120"/>
            <w:ind w:left="0" w:hanging="283"/>
          </w:pPr>
        </w:pPrChange>
      </w:pPr>
      <w:r w:rsidRPr="00C55872">
        <w:rPr>
          <w:szCs w:val="26"/>
          <w:lang w:val="vi-VN"/>
        </w:rPr>
        <w:t>Dữ liệu chưa được đầy đủ</w:t>
      </w:r>
      <w:r w:rsidR="006537DC" w:rsidRPr="00C55872">
        <w:rPr>
          <w:szCs w:val="26"/>
          <w:lang w:val="vi-VN"/>
        </w:rPr>
        <w:t>.</w:t>
      </w:r>
    </w:p>
    <w:p w14:paraId="65E7B3D6" w14:textId="77777777" w:rsidR="00DD1BB5" w:rsidRPr="00C55872" w:rsidRDefault="00DD1BB5">
      <w:pPr>
        <w:pStyle w:val="ListParagraph"/>
        <w:numPr>
          <w:ilvl w:val="1"/>
          <w:numId w:val="7"/>
        </w:numPr>
        <w:spacing w:before="120"/>
        <w:ind w:left="851" w:hanging="283"/>
        <w:rPr>
          <w:b/>
          <w:szCs w:val="26"/>
          <w:lang w:val="vi-VN"/>
        </w:rPr>
        <w:pPrChange w:id="686" w:author="Nhân Nguyễn" w:date="2019-12-04T10:57:00Z">
          <w:pPr>
            <w:pStyle w:val="ListParagraph"/>
            <w:numPr>
              <w:ilvl w:val="1"/>
              <w:numId w:val="7"/>
            </w:numPr>
            <w:spacing w:before="120"/>
            <w:ind w:left="0" w:hanging="283"/>
          </w:pPr>
        </w:pPrChange>
      </w:pPr>
      <w:r w:rsidRPr="00C55872">
        <w:rPr>
          <w:szCs w:val="26"/>
          <w:lang w:val="vi-VN"/>
        </w:rPr>
        <w:t xml:space="preserve">Dữ </w:t>
      </w:r>
      <w:r w:rsidR="006537DC" w:rsidRPr="00C55872">
        <w:rPr>
          <w:szCs w:val="26"/>
          <w:lang w:val="vi-VN"/>
        </w:rPr>
        <w:t>liệu thực tế có thể bị thay đổi cho nên có thể không đúng với thực tế.</w:t>
      </w:r>
    </w:p>
    <w:p w14:paraId="04EAFD3A" w14:textId="77777777" w:rsidR="006537DC" w:rsidRPr="00C55872" w:rsidRDefault="006537DC">
      <w:pPr>
        <w:pStyle w:val="ListParagraph"/>
        <w:numPr>
          <w:ilvl w:val="1"/>
          <w:numId w:val="7"/>
        </w:numPr>
        <w:spacing w:before="120"/>
        <w:ind w:left="851" w:hanging="283"/>
        <w:rPr>
          <w:b/>
          <w:szCs w:val="26"/>
          <w:lang w:val="vi-VN"/>
        </w:rPr>
        <w:pPrChange w:id="687" w:author="Nhân Nguyễn" w:date="2019-12-04T10:57:00Z">
          <w:pPr>
            <w:pStyle w:val="ListParagraph"/>
            <w:numPr>
              <w:ilvl w:val="1"/>
              <w:numId w:val="7"/>
            </w:numPr>
            <w:spacing w:before="120"/>
            <w:ind w:left="0" w:hanging="283"/>
          </w:pPr>
        </w:pPrChange>
      </w:pPr>
      <w:r w:rsidRPr="00C55872">
        <w:rPr>
          <w:szCs w:val="26"/>
          <w:lang w:val="vi-VN"/>
        </w:rPr>
        <w:t>Các thông tin về sản phẩm, nhà sản xuất chỉ tương đối.</w:t>
      </w:r>
    </w:p>
    <w:p w14:paraId="46013D70" w14:textId="77777777" w:rsidR="006537DC" w:rsidRPr="00C55872" w:rsidRDefault="006537DC">
      <w:pPr>
        <w:pStyle w:val="ListParagraph"/>
        <w:numPr>
          <w:ilvl w:val="0"/>
          <w:numId w:val="9"/>
        </w:numPr>
        <w:spacing w:before="120"/>
        <w:ind w:left="851" w:hanging="426"/>
        <w:rPr>
          <w:b/>
          <w:szCs w:val="26"/>
          <w:lang w:val="vi-VN"/>
        </w:rPr>
        <w:pPrChange w:id="688" w:author="Nhân Nguyễn" w:date="2019-12-04T10:57:00Z">
          <w:pPr>
            <w:pStyle w:val="ListParagraph"/>
            <w:numPr>
              <w:numId w:val="9"/>
            </w:numPr>
            <w:spacing w:before="120"/>
            <w:ind w:left="0" w:hanging="426"/>
          </w:pPr>
        </w:pPrChange>
      </w:pPr>
      <w:r w:rsidRPr="00C55872">
        <w:rPr>
          <w:b/>
          <w:szCs w:val="26"/>
          <w:lang w:val="vi-VN"/>
        </w:rPr>
        <w:t>Về giao diện:</w:t>
      </w:r>
    </w:p>
    <w:p w14:paraId="389EC156" w14:textId="77777777" w:rsidR="006537DC" w:rsidRPr="00C55872" w:rsidRDefault="006537DC">
      <w:pPr>
        <w:pStyle w:val="ListParagraph"/>
        <w:spacing w:before="120"/>
        <w:ind w:left="851" w:hanging="283"/>
        <w:rPr>
          <w:szCs w:val="26"/>
          <w:lang w:val="vi-VN"/>
        </w:rPr>
        <w:pPrChange w:id="689" w:author="Nhân Nguyễn" w:date="2019-12-04T10:57:00Z">
          <w:pPr>
            <w:pStyle w:val="ListParagraph"/>
            <w:spacing w:before="120"/>
            <w:ind w:left="0" w:hanging="283"/>
          </w:pPr>
        </w:pPrChange>
      </w:pPr>
      <w:r w:rsidRPr="00C55872">
        <w:rPr>
          <w:szCs w:val="26"/>
          <w:lang w:val="vi-VN"/>
        </w:rPr>
        <w:t>Giao diện chưa sinh động, chưa có nhiều chức năng hữu ích.</w:t>
      </w:r>
    </w:p>
    <w:p w14:paraId="3D6BDD4E" w14:textId="721C9026" w:rsidR="00DA3BB0" w:rsidRPr="00C55872" w:rsidRDefault="00DB1920">
      <w:pPr>
        <w:pStyle w:val="Heading3"/>
        <w:pPrChange w:id="690" w:author="Nhân Nguyễn" w:date="2019-12-04T10:23:00Z">
          <w:pPr>
            <w:pStyle w:val="L3"/>
          </w:pPr>
        </w:pPrChange>
      </w:pPr>
      <w:bookmarkStart w:id="691" w:name="_Toc26262096"/>
      <w:bookmarkStart w:id="692" w:name="_Toc41673888"/>
      <w:r>
        <w:t>4.1.</w:t>
      </w:r>
      <w:ins w:id="693" w:author="Nhân Nguyễn" w:date="2019-12-04T10:23:00Z">
        <w:r w:rsidR="00A02905">
          <w:t>3</w:t>
        </w:r>
      </w:ins>
      <w:del w:id="694" w:author="Nhân Nguyễn" w:date="2019-12-04T10:23:00Z">
        <w:r w:rsidDel="00A02905">
          <w:delText>2</w:delText>
        </w:r>
      </w:del>
      <w:r>
        <w:t xml:space="preserve"> </w:t>
      </w:r>
      <w:r w:rsidR="00DA3BB0" w:rsidRPr="00C55872">
        <w:t>Đánh giá</w:t>
      </w:r>
      <w:bookmarkEnd w:id="691"/>
      <w:bookmarkEnd w:id="692"/>
    </w:p>
    <w:p w14:paraId="6E15C3BD" w14:textId="11065990" w:rsidR="00DA3BB0" w:rsidRPr="0086646C" w:rsidRDefault="00DB1920">
      <w:pPr>
        <w:pStyle w:val="Heading4"/>
        <w:rPr>
          <w:lang w:val="vi-VN"/>
        </w:rPr>
        <w:pPrChange w:id="695" w:author="Nhân Nguyễn" w:date="2019-12-04T10:23:00Z">
          <w:pPr>
            <w:pStyle w:val="L4"/>
            <w:ind w:left="0"/>
          </w:pPr>
        </w:pPrChange>
      </w:pPr>
      <w:bookmarkStart w:id="696" w:name="_Toc41673889"/>
      <w:bookmarkStart w:id="697" w:name="_Toc26262097"/>
      <w:r>
        <w:t xml:space="preserve">4.1.2.1 </w:t>
      </w:r>
      <w:r w:rsidR="00DA3BB0" w:rsidRPr="0086646C">
        <w:rPr>
          <w:lang w:val="vi-VN"/>
        </w:rPr>
        <w:t>Những thuận lợi và khó khăn khi phân tích thiết kế</w:t>
      </w:r>
      <w:bookmarkEnd w:id="696"/>
      <w:del w:id="698" w:author="Nhân Nguyễn" w:date="2019-12-04T10:23:00Z">
        <w:r w:rsidR="00DA3BB0" w:rsidRPr="0086646C" w:rsidDel="00A02905">
          <w:rPr>
            <w:lang w:val="vi-VN"/>
          </w:rPr>
          <w:delText>:</w:delText>
        </w:r>
      </w:del>
      <w:bookmarkEnd w:id="697"/>
    </w:p>
    <w:p w14:paraId="540311A9" w14:textId="5A6588B5" w:rsidR="00DA3BB0" w:rsidRPr="00C55872" w:rsidRDefault="00DA3BB0">
      <w:pPr>
        <w:pStyle w:val="ListParagraph"/>
        <w:numPr>
          <w:ilvl w:val="0"/>
          <w:numId w:val="10"/>
        </w:numPr>
        <w:tabs>
          <w:tab w:val="left" w:pos="720"/>
        </w:tabs>
        <w:spacing w:before="120"/>
        <w:ind w:left="709" w:hanging="284"/>
        <w:jc w:val="both"/>
        <w:rPr>
          <w:b/>
          <w:szCs w:val="26"/>
          <w:lang w:val="vi-VN"/>
        </w:rPr>
        <w:pPrChange w:id="699" w:author="Nhân Nguyễn" w:date="2019-12-04T10:58:00Z">
          <w:pPr>
            <w:pStyle w:val="ListParagraph"/>
            <w:numPr>
              <w:numId w:val="10"/>
            </w:numPr>
            <w:tabs>
              <w:tab w:val="left" w:pos="720"/>
            </w:tabs>
            <w:spacing w:before="120"/>
            <w:ind w:left="0" w:hanging="284"/>
            <w:jc w:val="both"/>
          </w:pPr>
        </w:pPrChange>
      </w:pPr>
      <w:r w:rsidRPr="00C55872">
        <w:rPr>
          <w:b/>
          <w:szCs w:val="26"/>
          <w:lang w:val="vi-VN"/>
        </w:rPr>
        <w:t>Thuận lợi:</w:t>
      </w:r>
      <w:r w:rsidRPr="00C55872">
        <w:rPr>
          <w:szCs w:val="26"/>
          <w:lang w:val="vi-VN"/>
        </w:rPr>
        <w:t xml:space="preserve"> Được s</w:t>
      </w:r>
      <w:r w:rsidR="0002558B" w:rsidRPr="00C55872">
        <w:rPr>
          <w:szCs w:val="26"/>
          <w:lang w:val="vi-VN"/>
        </w:rPr>
        <w:t xml:space="preserve">ự hướng dẫn </w:t>
      </w:r>
      <w:r w:rsidRPr="00C55872">
        <w:rPr>
          <w:szCs w:val="26"/>
          <w:lang w:val="vi-VN"/>
        </w:rPr>
        <w:t>nhiệt tình</w:t>
      </w:r>
      <w:r w:rsidR="0002558B" w:rsidRPr="00C55872">
        <w:rPr>
          <w:szCs w:val="26"/>
          <w:lang w:val="vi-VN"/>
        </w:rPr>
        <w:t xml:space="preserve"> của thầy </w:t>
      </w:r>
      <w:r w:rsidR="000A5EEE">
        <w:rPr>
          <w:b/>
          <w:szCs w:val="26"/>
        </w:rPr>
        <w:t xml:space="preserve">Nguyễn Kim Hưng </w:t>
      </w:r>
      <w:r w:rsidR="0002558B" w:rsidRPr="00C55872">
        <w:rPr>
          <w:szCs w:val="26"/>
          <w:lang w:val="vi-VN"/>
        </w:rPr>
        <w:t>và các mô hình thực tế trên mạng.</w:t>
      </w:r>
    </w:p>
    <w:p w14:paraId="14C95EBB" w14:textId="77777777" w:rsidR="0002558B" w:rsidRPr="00C55872" w:rsidRDefault="0002558B">
      <w:pPr>
        <w:pStyle w:val="ListParagraph"/>
        <w:numPr>
          <w:ilvl w:val="0"/>
          <w:numId w:val="10"/>
        </w:numPr>
        <w:tabs>
          <w:tab w:val="left" w:pos="720"/>
        </w:tabs>
        <w:spacing w:before="120"/>
        <w:ind w:left="709" w:hanging="284"/>
        <w:jc w:val="both"/>
        <w:rPr>
          <w:b/>
          <w:szCs w:val="26"/>
          <w:lang w:val="vi-VN"/>
        </w:rPr>
        <w:pPrChange w:id="700" w:author="Nhân Nguyễn" w:date="2019-12-04T10:58:00Z">
          <w:pPr>
            <w:pStyle w:val="ListParagraph"/>
            <w:numPr>
              <w:numId w:val="10"/>
            </w:numPr>
            <w:tabs>
              <w:tab w:val="left" w:pos="720"/>
            </w:tabs>
            <w:spacing w:before="120"/>
            <w:ind w:left="0" w:hanging="284"/>
            <w:jc w:val="both"/>
          </w:pPr>
        </w:pPrChange>
      </w:pPr>
      <w:r w:rsidRPr="00C55872">
        <w:rPr>
          <w:b/>
          <w:szCs w:val="26"/>
          <w:lang w:val="vi-VN"/>
        </w:rPr>
        <w:t xml:space="preserve">Khó khăn khi thực hiện: </w:t>
      </w:r>
      <w:r w:rsidRPr="00C55872">
        <w:rPr>
          <w:szCs w:val="26"/>
          <w:lang w:val="vi-VN"/>
        </w:rPr>
        <w:t>thời gian có hạn. Vốn kiến thức về đề tài có hạn và còn thiếu kinh nghiệm trong làm việc cá nhân, trong quá trình thực hiện côg việc còn nhiều sai sót.</w:t>
      </w:r>
    </w:p>
    <w:p w14:paraId="0C43F9B6" w14:textId="231F80EE" w:rsidR="00771A84" w:rsidRPr="00C55872" w:rsidRDefault="00DB1920">
      <w:pPr>
        <w:pStyle w:val="Heading4"/>
        <w:rPr>
          <w:lang w:val="vi-VN"/>
        </w:rPr>
        <w:pPrChange w:id="701" w:author="Nhân Nguyễn" w:date="2019-12-04T10:23:00Z">
          <w:pPr>
            <w:pStyle w:val="L4"/>
            <w:ind w:left="0"/>
          </w:pPr>
        </w:pPrChange>
      </w:pPr>
      <w:bookmarkStart w:id="702" w:name="_Toc26262098"/>
      <w:bookmarkStart w:id="703" w:name="_Toc41673890"/>
      <w:r>
        <w:t xml:space="preserve">4.1.2.2 </w:t>
      </w:r>
      <w:r w:rsidR="00771A84" w:rsidRPr="0002613A">
        <w:rPr>
          <w:lang w:val="vi-VN"/>
        </w:rPr>
        <w:t>Những yêu cầu hệ thống có thể làm được</w:t>
      </w:r>
      <w:bookmarkEnd w:id="702"/>
      <w:bookmarkEnd w:id="703"/>
    </w:p>
    <w:p w14:paraId="26CF836D" w14:textId="40E9637D" w:rsidR="00771A84" w:rsidRPr="00C55872" w:rsidRDefault="00771A84">
      <w:pPr>
        <w:pStyle w:val="ListParagraph"/>
        <w:numPr>
          <w:ilvl w:val="0"/>
          <w:numId w:val="11"/>
        </w:numPr>
        <w:tabs>
          <w:tab w:val="num" w:pos="1843"/>
          <w:tab w:val="center" w:pos="5760"/>
        </w:tabs>
        <w:spacing w:before="120"/>
        <w:ind w:left="851" w:hanging="284"/>
        <w:rPr>
          <w:b/>
          <w:sz w:val="44"/>
          <w:szCs w:val="32"/>
          <w:lang w:val="vi-VN"/>
        </w:rPr>
        <w:pPrChange w:id="704" w:author="NTS Romanoff" w:date="2019-12-04T15:55:00Z">
          <w:pPr>
            <w:pStyle w:val="ListParagraph"/>
            <w:numPr>
              <w:numId w:val="11"/>
            </w:numPr>
            <w:tabs>
              <w:tab w:val="num" w:pos="1843"/>
              <w:tab w:val="center" w:pos="5760"/>
            </w:tabs>
            <w:spacing w:before="120"/>
            <w:ind w:left="0" w:hanging="284"/>
          </w:pPr>
        </w:pPrChange>
      </w:pPr>
      <w:r w:rsidRPr="00C55872">
        <w:rPr>
          <w:szCs w:val="26"/>
          <w:lang w:val="vi-VN"/>
        </w:rPr>
        <w:t xml:space="preserve">Giới thiệu </w:t>
      </w:r>
      <w:r w:rsidR="000A5EEE">
        <w:rPr>
          <w:szCs w:val="26"/>
        </w:rPr>
        <w:t>khóa học</w:t>
      </w:r>
      <w:r w:rsidRPr="00C55872">
        <w:rPr>
          <w:szCs w:val="26"/>
          <w:lang w:val="vi-VN"/>
        </w:rPr>
        <w:t xml:space="preserve"> tới người tiêu dung.</w:t>
      </w:r>
    </w:p>
    <w:p w14:paraId="01F1AAF1" w14:textId="3D9B4B9E" w:rsidR="00771A84" w:rsidRPr="00C55872" w:rsidRDefault="00771A84">
      <w:pPr>
        <w:pStyle w:val="ListParagraph"/>
        <w:numPr>
          <w:ilvl w:val="0"/>
          <w:numId w:val="11"/>
        </w:numPr>
        <w:tabs>
          <w:tab w:val="num" w:pos="1843"/>
          <w:tab w:val="center" w:pos="5760"/>
        </w:tabs>
        <w:spacing w:before="120"/>
        <w:ind w:left="851" w:hanging="284"/>
        <w:jc w:val="both"/>
        <w:rPr>
          <w:b/>
          <w:sz w:val="44"/>
          <w:szCs w:val="32"/>
          <w:lang w:val="vi-VN"/>
        </w:rPr>
        <w:pPrChange w:id="705" w:author="NTS Romanoff" w:date="2019-12-04T15:55:00Z">
          <w:pPr>
            <w:pStyle w:val="ListParagraph"/>
            <w:numPr>
              <w:numId w:val="11"/>
            </w:numPr>
            <w:tabs>
              <w:tab w:val="num" w:pos="1843"/>
              <w:tab w:val="center" w:pos="5760"/>
            </w:tabs>
            <w:spacing w:before="120"/>
            <w:ind w:left="0" w:hanging="284"/>
            <w:jc w:val="both"/>
          </w:pPr>
        </w:pPrChange>
      </w:pPr>
      <w:r w:rsidRPr="00C55872">
        <w:rPr>
          <w:szCs w:val="26"/>
          <w:lang w:val="vi-VN"/>
        </w:rPr>
        <w:t xml:space="preserve">Giúp khách hàng tìm kiếm các </w:t>
      </w:r>
      <w:r w:rsidR="000A5EEE">
        <w:rPr>
          <w:szCs w:val="26"/>
        </w:rPr>
        <w:t>khóa học</w:t>
      </w:r>
      <w:r w:rsidR="000A5EEE" w:rsidRPr="00C55872">
        <w:rPr>
          <w:szCs w:val="26"/>
          <w:lang w:val="vi-VN"/>
        </w:rPr>
        <w:t xml:space="preserve"> </w:t>
      </w:r>
      <w:r w:rsidRPr="00C55872">
        <w:rPr>
          <w:szCs w:val="26"/>
          <w:lang w:val="vi-VN"/>
        </w:rPr>
        <w:t xml:space="preserve">theo tên , </w:t>
      </w:r>
      <w:r w:rsidR="000A5EEE">
        <w:rPr>
          <w:szCs w:val="26"/>
        </w:rPr>
        <w:t>danh mục</w:t>
      </w:r>
      <w:r w:rsidRPr="00C55872">
        <w:rPr>
          <w:szCs w:val="26"/>
          <w:lang w:val="vi-VN"/>
        </w:rPr>
        <w:t xml:space="preserve">, đơn giá, </w:t>
      </w:r>
      <w:r w:rsidR="000A5EEE">
        <w:rPr>
          <w:szCs w:val="26"/>
        </w:rPr>
        <w:t>chủ đề.</w:t>
      </w:r>
    </w:p>
    <w:p w14:paraId="2F3797D3" w14:textId="77777777" w:rsidR="00771A84" w:rsidRPr="00C55872" w:rsidRDefault="00771A84">
      <w:pPr>
        <w:pStyle w:val="ListParagraph"/>
        <w:numPr>
          <w:ilvl w:val="0"/>
          <w:numId w:val="11"/>
        </w:numPr>
        <w:tabs>
          <w:tab w:val="num" w:pos="1843"/>
          <w:tab w:val="center" w:pos="5760"/>
        </w:tabs>
        <w:spacing w:before="120"/>
        <w:ind w:left="851" w:hanging="284"/>
        <w:jc w:val="both"/>
        <w:rPr>
          <w:b/>
          <w:sz w:val="44"/>
          <w:szCs w:val="32"/>
          <w:lang w:val="vi-VN"/>
        </w:rPr>
        <w:pPrChange w:id="706" w:author="NTS Romanoff" w:date="2019-12-04T15:55:00Z">
          <w:pPr>
            <w:pStyle w:val="ListParagraph"/>
            <w:numPr>
              <w:numId w:val="11"/>
            </w:numPr>
            <w:tabs>
              <w:tab w:val="num" w:pos="1843"/>
              <w:tab w:val="center" w:pos="5760"/>
            </w:tabs>
            <w:spacing w:before="120"/>
            <w:ind w:left="0" w:hanging="284"/>
            <w:jc w:val="both"/>
          </w:pPr>
        </w:pPrChange>
      </w:pPr>
      <w:r w:rsidRPr="00C55872">
        <w:rPr>
          <w:szCs w:val="26"/>
          <w:lang w:val="vi-VN"/>
        </w:rPr>
        <w:t>Tạo cho mỗi khách hàng một tài khoản riêng.</w:t>
      </w:r>
    </w:p>
    <w:p w14:paraId="02C83CF2" w14:textId="77C53459" w:rsidR="00771A84" w:rsidRPr="00C55872" w:rsidRDefault="00771A84">
      <w:pPr>
        <w:pStyle w:val="ListParagraph"/>
        <w:numPr>
          <w:ilvl w:val="0"/>
          <w:numId w:val="11"/>
        </w:numPr>
        <w:tabs>
          <w:tab w:val="num" w:pos="1843"/>
          <w:tab w:val="center" w:pos="5760"/>
        </w:tabs>
        <w:spacing w:before="120"/>
        <w:ind w:left="851" w:hanging="284"/>
        <w:jc w:val="both"/>
        <w:rPr>
          <w:b/>
          <w:sz w:val="44"/>
          <w:szCs w:val="32"/>
          <w:lang w:val="vi-VN"/>
        </w:rPr>
        <w:pPrChange w:id="707" w:author="NTS Romanoff" w:date="2019-12-04T15:55:00Z">
          <w:pPr>
            <w:pStyle w:val="ListParagraph"/>
            <w:numPr>
              <w:numId w:val="11"/>
            </w:numPr>
            <w:tabs>
              <w:tab w:val="num" w:pos="1843"/>
              <w:tab w:val="center" w:pos="5760"/>
            </w:tabs>
            <w:spacing w:before="120"/>
            <w:ind w:left="0" w:hanging="284"/>
            <w:jc w:val="both"/>
          </w:pPr>
        </w:pPrChange>
      </w:pPr>
      <w:r w:rsidRPr="00C55872">
        <w:rPr>
          <w:szCs w:val="26"/>
          <w:lang w:val="vi-VN"/>
        </w:rPr>
        <w:t>Thanh toán có nhiều hình thức thanh toán như: q</w:t>
      </w:r>
      <w:r w:rsidR="000A5EEE">
        <w:rPr>
          <w:szCs w:val="26"/>
          <w:lang w:val="vi-VN"/>
        </w:rPr>
        <w:t>ua thẻ, qua tài khoản ngân hàng</w:t>
      </w:r>
      <w:r w:rsidRPr="00C55872">
        <w:rPr>
          <w:szCs w:val="26"/>
          <w:lang w:val="vi-VN"/>
        </w:rPr>
        <w:t>.</w:t>
      </w:r>
    </w:p>
    <w:p w14:paraId="56D6B860" w14:textId="41438C04" w:rsidR="007D7F0E" w:rsidRPr="00C55872" w:rsidRDefault="00771A84">
      <w:pPr>
        <w:pStyle w:val="ListParagraph"/>
        <w:numPr>
          <w:ilvl w:val="0"/>
          <w:numId w:val="11"/>
        </w:numPr>
        <w:tabs>
          <w:tab w:val="num" w:pos="1843"/>
          <w:tab w:val="center" w:pos="5760"/>
        </w:tabs>
        <w:spacing w:before="120"/>
        <w:ind w:left="851" w:hanging="284"/>
        <w:jc w:val="both"/>
        <w:rPr>
          <w:b/>
          <w:sz w:val="44"/>
          <w:szCs w:val="32"/>
          <w:lang w:val="vi-VN"/>
        </w:rPr>
        <w:pPrChange w:id="708" w:author="NTS Romanoff" w:date="2019-12-04T15:55:00Z">
          <w:pPr>
            <w:pStyle w:val="ListParagraph"/>
            <w:numPr>
              <w:numId w:val="11"/>
            </w:numPr>
            <w:tabs>
              <w:tab w:val="num" w:pos="1843"/>
              <w:tab w:val="center" w:pos="5760"/>
            </w:tabs>
            <w:spacing w:before="120"/>
            <w:ind w:left="0" w:hanging="284"/>
            <w:jc w:val="both"/>
          </w:pPr>
        </w:pPrChange>
      </w:pPr>
      <w:r w:rsidRPr="00C55872">
        <w:rPr>
          <w:szCs w:val="26"/>
          <w:lang w:val="vi-VN"/>
        </w:rPr>
        <w:t xml:space="preserve">Thực hiện được các chức năng thêm, xóa, sửa như: </w:t>
      </w:r>
      <w:r w:rsidR="000A5EEE">
        <w:rPr>
          <w:szCs w:val="26"/>
        </w:rPr>
        <w:t>khóa học</w:t>
      </w:r>
      <w:r w:rsidR="007D7F0E" w:rsidRPr="00C55872">
        <w:rPr>
          <w:szCs w:val="26"/>
          <w:lang w:val="vi-VN"/>
        </w:rPr>
        <w:t>, tin tức, k</w:t>
      </w:r>
      <w:r w:rsidRPr="00C55872">
        <w:rPr>
          <w:szCs w:val="26"/>
          <w:lang w:val="vi-VN"/>
        </w:rPr>
        <w:t>hách hàng, Đơn đặt hàng…</w:t>
      </w:r>
    </w:p>
    <w:p w14:paraId="066C1804" w14:textId="035DEB38" w:rsidR="007D7F0E" w:rsidRPr="0086646C" w:rsidRDefault="0086646C">
      <w:pPr>
        <w:pStyle w:val="Heading4"/>
        <w:rPr>
          <w:lang w:val="vi-VN"/>
        </w:rPr>
        <w:pPrChange w:id="709" w:author="Nhân Nguyễn" w:date="2019-12-04T10:23:00Z">
          <w:pPr>
            <w:pStyle w:val="L4"/>
            <w:ind w:left="0"/>
          </w:pPr>
        </w:pPrChange>
      </w:pPr>
      <w:bookmarkStart w:id="710" w:name="_Toc26262099"/>
      <w:bookmarkStart w:id="711" w:name="_Toc41673891"/>
      <w:r>
        <w:t>4.1.2.</w:t>
      </w:r>
      <w:r w:rsidR="0002613A">
        <w:t>3</w:t>
      </w:r>
      <w:r>
        <w:t xml:space="preserve"> </w:t>
      </w:r>
      <w:r w:rsidR="007D7F0E" w:rsidRPr="0086646C">
        <w:rPr>
          <w:lang w:val="vi-VN"/>
        </w:rPr>
        <w:t>Những mặt hệ thống chưa làm được</w:t>
      </w:r>
      <w:bookmarkEnd w:id="710"/>
      <w:bookmarkEnd w:id="711"/>
    </w:p>
    <w:p w14:paraId="7BE21376" w14:textId="77777777" w:rsidR="007D7F0E" w:rsidRPr="00C55872" w:rsidRDefault="007D7F0E">
      <w:pPr>
        <w:pStyle w:val="ListParagraph"/>
        <w:numPr>
          <w:ilvl w:val="0"/>
          <w:numId w:val="12"/>
        </w:numPr>
        <w:tabs>
          <w:tab w:val="num" w:pos="1620"/>
          <w:tab w:val="center" w:pos="5760"/>
        </w:tabs>
        <w:spacing w:before="120"/>
        <w:ind w:left="851" w:hanging="284"/>
        <w:jc w:val="both"/>
        <w:rPr>
          <w:b/>
          <w:sz w:val="44"/>
          <w:szCs w:val="32"/>
          <w:lang w:val="vi-VN"/>
        </w:rPr>
        <w:pPrChange w:id="712" w:author="NTS Romanoff" w:date="2019-12-04T15:55:00Z">
          <w:pPr>
            <w:pStyle w:val="ListParagraph"/>
            <w:numPr>
              <w:numId w:val="12"/>
            </w:numPr>
            <w:tabs>
              <w:tab w:val="num" w:pos="1620"/>
              <w:tab w:val="center" w:pos="5760"/>
            </w:tabs>
            <w:spacing w:before="120"/>
            <w:ind w:left="0" w:hanging="284"/>
            <w:jc w:val="both"/>
          </w:pPr>
        </w:pPrChange>
      </w:pPr>
      <w:r w:rsidRPr="00C55872">
        <w:rPr>
          <w:szCs w:val="26"/>
          <w:lang w:val="vi-VN"/>
        </w:rPr>
        <w:t>Thiết kế giao diện chương trình còn hạn chế.</w:t>
      </w:r>
    </w:p>
    <w:p w14:paraId="2B11970C" w14:textId="77777777" w:rsidR="00C136F0" w:rsidRPr="00C55872" w:rsidRDefault="007D7F0E">
      <w:pPr>
        <w:pStyle w:val="ListParagraph"/>
        <w:numPr>
          <w:ilvl w:val="0"/>
          <w:numId w:val="12"/>
        </w:numPr>
        <w:tabs>
          <w:tab w:val="num" w:pos="1620"/>
          <w:tab w:val="center" w:pos="5760"/>
        </w:tabs>
        <w:spacing w:before="120"/>
        <w:ind w:left="851" w:hanging="284"/>
        <w:jc w:val="both"/>
        <w:rPr>
          <w:b/>
          <w:szCs w:val="26"/>
          <w:lang w:val="vi-VN"/>
        </w:rPr>
        <w:pPrChange w:id="713" w:author="NTS Romanoff" w:date="2019-12-04T15:55:00Z">
          <w:pPr>
            <w:pStyle w:val="ListParagraph"/>
            <w:numPr>
              <w:numId w:val="12"/>
            </w:numPr>
            <w:tabs>
              <w:tab w:val="num" w:pos="1620"/>
              <w:tab w:val="center" w:pos="5760"/>
            </w:tabs>
            <w:spacing w:before="120"/>
            <w:ind w:left="0" w:hanging="284"/>
            <w:jc w:val="both"/>
          </w:pPr>
        </w:pPrChange>
      </w:pPr>
      <w:r w:rsidRPr="00C55872">
        <w:rPr>
          <w:szCs w:val="26"/>
          <w:lang w:val="vi-VN"/>
        </w:rPr>
        <w:t>Các chức năng còn hạn chế chưa được linh động trong việc xử lý</w:t>
      </w:r>
    </w:p>
    <w:p w14:paraId="5CDC6087" w14:textId="77777777" w:rsidR="00C136F0" w:rsidRPr="00C55872" w:rsidRDefault="00C136F0">
      <w:pPr>
        <w:tabs>
          <w:tab w:val="center" w:pos="5760"/>
        </w:tabs>
        <w:spacing w:before="120"/>
        <w:jc w:val="both"/>
        <w:rPr>
          <w:b/>
          <w:szCs w:val="26"/>
          <w:lang w:val="vi-VN"/>
        </w:rPr>
      </w:pPr>
    </w:p>
    <w:p w14:paraId="0D700B97" w14:textId="032E3E0C" w:rsidR="007D7F0E" w:rsidRPr="00C55872" w:rsidRDefault="00DB1920">
      <w:pPr>
        <w:pStyle w:val="Heading2"/>
        <w:pPrChange w:id="714" w:author="Nhân Nguyễn" w:date="2019-12-04T10:23:00Z">
          <w:pPr>
            <w:pStyle w:val="L2"/>
          </w:pPr>
        </w:pPrChange>
      </w:pPr>
      <w:bookmarkStart w:id="715" w:name="_Toc26262100"/>
      <w:bookmarkStart w:id="716" w:name="_Toc41673892"/>
      <w:r>
        <w:t xml:space="preserve">4.2 </w:t>
      </w:r>
      <w:r w:rsidR="007D7F0E" w:rsidRPr="00C55872">
        <w:t>HƯỚNG PHÁT TRIỂN</w:t>
      </w:r>
      <w:bookmarkEnd w:id="715"/>
      <w:bookmarkEnd w:id="716"/>
    </w:p>
    <w:p w14:paraId="1E794C97" w14:textId="77777777" w:rsidR="007D7F0E" w:rsidRPr="00C55872" w:rsidRDefault="007D7F0E">
      <w:pPr>
        <w:tabs>
          <w:tab w:val="num" w:pos="1620"/>
          <w:tab w:val="center" w:pos="5760"/>
        </w:tabs>
        <w:spacing w:before="120"/>
        <w:ind w:left="851" w:hanging="284"/>
        <w:jc w:val="both"/>
        <w:rPr>
          <w:szCs w:val="26"/>
          <w:lang w:val="vi-VN"/>
        </w:rPr>
        <w:pPrChange w:id="717" w:author="Nhân Nguyễn" w:date="2019-12-04T10:58:00Z">
          <w:pPr>
            <w:tabs>
              <w:tab w:val="num" w:pos="1620"/>
              <w:tab w:val="center" w:pos="5760"/>
            </w:tabs>
            <w:spacing w:before="120"/>
            <w:ind w:hanging="284"/>
            <w:jc w:val="both"/>
          </w:pPr>
        </w:pPrChange>
      </w:pPr>
      <w:r w:rsidRPr="00C55872">
        <w:rPr>
          <w:szCs w:val="26"/>
          <w:lang w:val="vi-VN"/>
        </w:rPr>
        <w:t>Nếu có nhiều thời gian hơn, em sẽ phát triển đề tài theo hướng sau:</w:t>
      </w:r>
    </w:p>
    <w:p w14:paraId="2E7C0131" w14:textId="4B430B54" w:rsidR="007D7F0E" w:rsidRPr="00C55872" w:rsidRDefault="007D7F0E">
      <w:pPr>
        <w:pStyle w:val="ListParagraph"/>
        <w:numPr>
          <w:ilvl w:val="0"/>
          <w:numId w:val="13"/>
        </w:numPr>
        <w:tabs>
          <w:tab w:val="num" w:pos="1620"/>
          <w:tab w:val="center" w:pos="5760"/>
        </w:tabs>
        <w:spacing w:before="120"/>
        <w:ind w:left="851" w:hanging="284"/>
        <w:jc w:val="both"/>
        <w:rPr>
          <w:szCs w:val="26"/>
          <w:lang w:val="vi-VN"/>
        </w:rPr>
        <w:pPrChange w:id="718" w:author="Nhân Nguyễn" w:date="2019-12-04T10:58:00Z">
          <w:pPr>
            <w:pStyle w:val="ListParagraph"/>
            <w:numPr>
              <w:numId w:val="13"/>
            </w:numPr>
            <w:tabs>
              <w:tab w:val="num" w:pos="1620"/>
              <w:tab w:val="center" w:pos="5760"/>
            </w:tabs>
            <w:spacing w:before="120"/>
            <w:ind w:left="0" w:hanging="284"/>
            <w:jc w:val="both"/>
          </w:pPr>
        </w:pPrChange>
      </w:pPr>
      <w:r w:rsidRPr="00C55872">
        <w:rPr>
          <w:szCs w:val="26"/>
          <w:lang w:val="vi-VN"/>
        </w:rPr>
        <w:t xml:space="preserve">Thiết kế </w:t>
      </w:r>
      <w:r w:rsidR="00AE3D7D" w:rsidRPr="00C55872">
        <w:rPr>
          <w:szCs w:val="26"/>
          <w:lang w:val="vi-VN"/>
        </w:rPr>
        <w:t>giao diện thân thiện với người dùng hơn</w:t>
      </w:r>
      <w:r w:rsidR="00F37289">
        <w:rPr>
          <w:szCs w:val="26"/>
        </w:rPr>
        <w:t>.</w:t>
      </w:r>
    </w:p>
    <w:p w14:paraId="66468173" w14:textId="305EFE92" w:rsidR="007D7F0E" w:rsidRPr="00C55872" w:rsidRDefault="007D7F0E">
      <w:pPr>
        <w:pStyle w:val="ListParagraph"/>
        <w:numPr>
          <w:ilvl w:val="0"/>
          <w:numId w:val="13"/>
        </w:numPr>
        <w:tabs>
          <w:tab w:val="num" w:pos="1620"/>
          <w:tab w:val="center" w:pos="5760"/>
        </w:tabs>
        <w:spacing w:before="120"/>
        <w:ind w:left="851" w:hanging="284"/>
        <w:jc w:val="both"/>
        <w:rPr>
          <w:szCs w:val="26"/>
          <w:lang w:val="vi-VN"/>
        </w:rPr>
        <w:pPrChange w:id="719" w:author="Nhân Nguyễn" w:date="2019-12-04T10:58:00Z">
          <w:pPr>
            <w:pStyle w:val="ListParagraph"/>
            <w:numPr>
              <w:numId w:val="13"/>
            </w:numPr>
            <w:tabs>
              <w:tab w:val="num" w:pos="1620"/>
              <w:tab w:val="center" w:pos="5760"/>
            </w:tabs>
            <w:spacing w:before="120"/>
            <w:ind w:left="0" w:hanging="284"/>
            <w:jc w:val="both"/>
          </w:pPr>
        </w:pPrChange>
      </w:pPr>
      <w:r w:rsidRPr="00C55872">
        <w:rPr>
          <w:szCs w:val="26"/>
          <w:lang w:val="vi-VN"/>
        </w:rPr>
        <w:lastRenderedPageBreak/>
        <w:t xml:space="preserve">Xây dựng thêm một trang diễn đàn trên trang web để khách hàng có thể trao đổi, bình luận về </w:t>
      </w:r>
      <w:r w:rsidR="000A5EEE">
        <w:rPr>
          <w:szCs w:val="26"/>
        </w:rPr>
        <w:t>khóa học</w:t>
      </w:r>
      <w:r w:rsidR="000A5EEE" w:rsidRPr="00C55872">
        <w:rPr>
          <w:szCs w:val="26"/>
          <w:lang w:val="vi-VN"/>
        </w:rPr>
        <w:t xml:space="preserve"> </w:t>
      </w:r>
      <w:r w:rsidRPr="00C55872">
        <w:rPr>
          <w:szCs w:val="26"/>
          <w:lang w:val="vi-VN"/>
        </w:rPr>
        <w:t>hoặc góp ý xây dựng trang web</w:t>
      </w:r>
      <w:r w:rsidR="00F37289">
        <w:rPr>
          <w:szCs w:val="26"/>
        </w:rPr>
        <w:t>.</w:t>
      </w:r>
    </w:p>
    <w:p w14:paraId="39E11203" w14:textId="3FCF54B3" w:rsidR="007D7F0E" w:rsidRPr="00C55872" w:rsidRDefault="007D7F0E">
      <w:pPr>
        <w:pStyle w:val="ListParagraph"/>
        <w:numPr>
          <w:ilvl w:val="0"/>
          <w:numId w:val="13"/>
        </w:numPr>
        <w:tabs>
          <w:tab w:val="num" w:pos="1620"/>
          <w:tab w:val="center" w:pos="5760"/>
        </w:tabs>
        <w:spacing w:before="120"/>
        <w:ind w:left="851" w:hanging="284"/>
        <w:jc w:val="both"/>
        <w:rPr>
          <w:szCs w:val="26"/>
          <w:lang w:val="vi-VN"/>
        </w:rPr>
        <w:pPrChange w:id="720" w:author="Nhân Nguyễn" w:date="2019-12-04T10:58:00Z">
          <w:pPr>
            <w:pStyle w:val="ListParagraph"/>
            <w:numPr>
              <w:numId w:val="13"/>
            </w:numPr>
            <w:tabs>
              <w:tab w:val="num" w:pos="1620"/>
              <w:tab w:val="center" w:pos="5760"/>
            </w:tabs>
            <w:spacing w:before="120"/>
            <w:ind w:left="0" w:hanging="284"/>
            <w:jc w:val="both"/>
          </w:pPr>
        </w:pPrChange>
      </w:pPr>
      <w:r w:rsidRPr="00C55872">
        <w:rPr>
          <w:szCs w:val="26"/>
          <w:lang w:val="vi-VN"/>
        </w:rPr>
        <w:t>Thiết kế thêm vị trí dành cho quảng cáo</w:t>
      </w:r>
      <w:r w:rsidR="00F37289">
        <w:rPr>
          <w:szCs w:val="26"/>
        </w:rPr>
        <w:t>.</w:t>
      </w:r>
    </w:p>
    <w:p w14:paraId="0A7CD2E3" w14:textId="03DD9D34" w:rsidR="007D7F0E" w:rsidRPr="00C55872" w:rsidRDefault="007101A3">
      <w:pPr>
        <w:pStyle w:val="ListParagraph"/>
        <w:numPr>
          <w:ilvl w:val="0"/>
          <w:numId w:val="13"/>
        </w:numPr>
        <w:tabs>
          <w:tab w:val="num" w:pos="1620"/>
          <w:tab w:val="center" w:pos="5760"/>
        </w:tabs>
        <w:spacing w:before="120"/>
        <w:ind w:left="851" w:hanging="284"/>
        <w:jc w:val="both"/>
        <w:rPr>
          <w:szCs w:val="26"/>
          <w:lang w:val="vi-VN"/>
        </w:rPr>
        <w:pPrChange w:id="721" w:author="Nhân Nguyễn" w:date="2019-12-04T10:58:00Z">
          <w:pPr>
            <w:pStyle w:val="ListParagraph"/>
            <w:numPr>
              <w:numId w:val="13"/>
            </w:numPr>
            <w:tabs>
              <w:tab w:val="num" w:pos="1620"/>
              <w:tab w:val="center" w:pos="5760"/>
            </w:tabs>
            <w:spacing w:before="120"/>
            <w:ind w:left="0" w:hanging="284"/>
            <w:jc w:val="both"/>
          </w:pPr>
        </w:pPrChange>
      </w:pPr>
      <w:r w:rsidRPr="00C55872">
        <w:rPr>
          <w:szCs w:val="26"/>
          <w:lang w:val="vi-VN"/>
        </w:rPr>
        <w:t>Thiết kế thêm vị trí để cập nhật giá cả thị trường</w:t>
      </w:r>
      <w:r w:rsidR="00F37289">
        <w:rPr>
          <w:szCs w:val="26"/>
        </w:rPr>
        <w:t>.</w:t>
      </w:r>
    </w:p>
    <w:p w14:paraId="71B3011D" w14:textId="67E48079" w:rsidR="007101A3" w:rsidRPr="00C55872" w:rsidRDefault="007101A3">
      <w:pPr>
        <w:pStyle w:val="ListParagraph"/>
        <w:numPr>
          <w:ilvl w:val="0"/>
          <w:numId w:val="13"/>
        </w:numPr>
        <w:tabs>
          <w:tab w:val="num" w:pos="1620"/>
          <w:tab w:val="center" w:pos="5760"/>
        </w:tabs>
        <w:spacing w:before="120"/>
        <w:ind w:left="851" w:hanging="284"/>
        <w:jc w:val="both"/>
        <w:rPr>
          <w:szCs w:val="26"/>
          <w:lang w:val="vi-VN"/>
        </w:rPr>
        <w:pPrChange w:id="722" w:author="Nhân Nguyễn" w:date="2019-12-04T10:58:00Z">
          <w:pPr>
            <w:pStyle w:val="ListParagraph"/>
            <w:numPr>
              <w:numId w:val="13"/>
            </w:numPr>
            <w:tabs>
              <w:tab w:val="num" w:pos="1620"/>
              <w:tab w:val="center" w:pos="5760"/>
            </w:tabs>
            <w:spacing w:before="120"/>
            <w:ind w:left="0" w:hanging="284"/>
            <w:jc w:val="both"/>
          </w:pPr>
        </w:pPrChange>
      </w:pPr>
      <w:r w:rsidRPr="00C55872">
        <w:rPr>
          <w:szCs w:val="26"/>
          <w:lang w:val="vi-VN"/>
        </w:rPr>
        <w:t>Nâng cao khả năng bảo mật cho chương trình. Ngăn ngừa tối đa các trường hợp đột nhập dữ liệu hệ thống</w:t>
      </w:r>
      <w:r w:rsidR="00F37289">
        <w:rPr>
          <w:szCs w:val="26"/>
        </w:rPr>
        <w:t>.</w:t>
      </w:r>
    </w:p>
    <w:p w14:paraId="7B3EADA4" w14:textId="77777777" w:rsidR="001A08B4" w:rsidRPr="00C55872" w:rsidRDefault="007101A3">
      <w:pPr>
        <w:pStyle w:val="ListParagraph"/>
        <w:numPr>
          <w:ilvl w:val="0"/>
          <w:numId w:val="13"/>
        </w:numPr>
        <w:tabs>
          <w:tab w:val="num" w:pos="1620"/>
          <w:tab w:val="center" w:pos="5760"/>
        </w:tabs>
        <w:spacing w:before="120"/>
        <w:ind w:left="851" w:hanging="284"/>
        <w:jc w:val="both"/>
        <w:rPr>
          <w:szCs w:val="26"/>
          <w:lang w:val="vi-VN"/>
        </w:rPr>
        <w:pPrChange w:id="723" w:author="Nhân Nguyễn" w:date="2019-12-04T10:58:00Z">
          <w:pPr>
            <w:pStyle w:val="ListParagraph"/>
            <w:numPr>
              <w:numId w:val="13"/>
            </w:numPr>
            <w:tabs>
              <w:tab w:val="num" w:pos="1620"/>
              <w:tab w:val="center" w:pos="5760"/>
            </w:tabs>
            <w:spacing w:before="120"/>
            <w:ind w:left="0" w:hanging="284"/>
            <w:jc w:val="both"/>
          </w:pPr>
        </w:pPrChange>
      </w:pPr>
      <w:r w:rsidRPr="00C55872">
        <w:rPr>
          <w:szCs w:val="26"/>
          <w:lang w:val="vi-VN"/>
        </w:rPr>
        <w:t>Chỉnh sửa dữ liệu chính xác với thực tế và sẽ nâng cấp dần website để đáp ứng được nhu cầu của khách hàng trong thời đại mới</w:t>
      </w:r>
      <w:r w:rsidR="001A08B4" w:rsidRPr="00C55872">
        <w:rPr>
          <w:szCs w:val="26"/>
          <w:lang w:val="vi-VN"/>
        </w:rPr>
        <w:t>.</w:t>
      </w:r>
    </w:p>
    <w:p w14:paraId="2E987360" w14:textId="44217EB8" w:rsidR="00AE3D7D" w:rsidRPr="00C55872" w:rsidRDefault="00AE3D7D">
      <w:pPr>
        <w:pStyle w:val="ListParagraph"/>
        <w:numPr>
          <w:ilvl w:val="0"/>
          <w:numId w:val="13"/>
        </w:numPr>
        <w:tabs>
          <w:tab w:val="num" w:pos="1620"/>
          <w:tab w:val="center" w:pos="5760"/>
        </w:tabs>
        <w:spacing w:before="120"/>
        <w:ind w:left="851" w:hanging="284"/>
        <w:jc w:val="both"/>
        <w:rPr>
          <w:szCs w:val="26"/>
          <w:lang w:val="vi-VN"/>
        </w:rPr>
        <w:pPrChange w:id="724" w:author="Nhân Nguyễn" w:date="2019-12-04T10:58:00Z">
          <w:pPr>
            <w:pStyle w:val="ListParagraph"/>
            <w:numPr>
              <w:numId w:val="13"/>
            </w:numPr>
            <w:tabs>
              <w:tab w:val="num" w:pos="1620"/>
              <w:tab w:val="center" w:pos="5760"/>
            </w:tabs>
            <w:spacing w:before="120"/>
            <w:ind w:left="0" w:hanging="284"/>
            <w:jc w:val="both"/>
          </w:pPr>
        </w:pPrChange>
      </w:pPr>
      <w:r w:rsidRPr="00C55872">
        <w:rPr>
          <w:szCs w:val="26"/>
          <w:lang w:val="vi-VN"/>
        </w:rPr>
        <w:t>Tích hợp các công nghệ mới nhất cho website</w:t>
      </w:r>
      <w:r w:rsidR="00F37289">
        <w:rPr>
          <w:szCs w:val="26"/>
        </w:rPr>
        <w:t>.</w:t>
      </w:r>
    </w:p>
    <w:p w14:paraId="298EFB06" w14:textId="77777777" w:rsidR="001A08B4" w:rsidRPr="00C55872" w:rsidRDefault="001A08B4">
      <w:pPr>
        <w:spacing w:before="120"/>
        <w:ind w:left="851"/>
        <w:rPr>
          <w:szCs w:val="26"/>
          <w:lang w:val="vi-VN"/>
        </w:rPr>
        <w:pPrChange w:id="725" w:author="Nhân Nguyễn" w:date="2019-12-04T10:58:00Z">
          <w:pPr>
            <w:spacing w:before="120"/>
          </w:pPr>
        </w:pPrChange>
      </w:pPr>
      <w:r w:rsidRPr="00C55872">
        <w:rPr>
          <w:szCs w:val="26"/>
          <w:lang w:val="vi-VN"/>
        </w:rPr>
        <w:br w:type="page"/>
      </w:r>
    </w:p>
    <w:p w14:paraId="6D40E427" w14:textId="77777777" w:rsidR="007101A3" w:rsidRPr="00C55872" w:rsidRDefault="001A08B4">
      <w:pPr>
        <w:pStyle w:val="Heading1"/>
        <w:pPrChange w:id="726" w:author="Nhân Nguyễn" w:date="2019-12-04T10:23:00Z">
          <w:pPr>
            <w:pStyle w:val="L1"/>
          </w:pPr>
        </w:pPrChange>
      </w:pPr>
      <w:bookmarkStart w:id="727" w:name="_Toc26262101"/>
      <w:bookmarkStart w:id="728" w:name="_Toc41673893"/>
      <w:r w:rsidRPr="00C55872">
        <w:lastRenderedPageBreak/>
        <w:t>TÀI LIỆU THAM KHẢO</w:t>
      </w:r>
      <w:bookmarkEnd w:id="727"/>
      <w:bookmarkEnd w:id="728"/>
    </w:p>
    <w:p w14:paraId="7AD1C209" w14:textId="612349B1" w:rsidR="001A08B4" w:rsidRPr="00C55872" w:rsidRDefault="00A02905">
      <w:pPr>
        <w:pStyle w:val="Heading2"/>
        <w:rPr>
          <w:lang w:val="vi-VN"/>
        </w:rPr>
        <w:pPrChange w:id="729" w:author="Nhân Nguyễn" w:date="2019-12-04T10:23:00Z">
          <w:pPr>
            <w:pStyle w:val="ListParagraph"/>
            <w:numPr>
              <w:numId w:val="27"/>
            </w:numPr>
            <w:tabs>
              <w:tab w:val="center" w:pos="5760"/>
            </w:tabs>
            <w:spacing w:before="120"/>
            <w:ind w:left="0" w:hanging="360"/>
          </w:pPr>
        </w:pPrChange>
      </w:pPr>
      <w:bookmarkStart w:id="730" w:name="_Toc41673894"/>
      <w:ins w:id="731" w:author="Nhân Nguyễn" w:date="2019-12-04T10:23:00Z">
        <w:r>
          <w:t xml:space="preserve">1 </w:t>
        </w:r>
      </w:ins>
      <w:r w:rsidR="001A08B4" w:rsidRPr="00C55872">
        <w:rPr>
          <w:lang w:val="vi-VN"/>
        </w:rPr>
        <w:t xml:space="preserve">Các website mẫu về </w:t>
      </w:r>
      <w:r w:rsidR="0041177B">
        <w:t>học tập trực tuyến</w:t>
      </w:r>
      <w:r w:rsidR="00EA1B34">
        <w:t xml:space="preserve"> </w:t>
      </w:r>
      <w:r w:rsidR="001A08B4" w:rsidRPr="00C55872">
        <w:rPr>
          <w:lang w:val="vi-VN"/>
        </w:rPr>
        <w:t>như:</w:t>
      </w:r>
      <w:bookmarkEnd w:id="730"/>
    </w:p>
    <w:p w14:paraId="5C0DBD4B" w14:textId="4C1EC002" w:rsidR="001A08B4" w:rsidRPr="00643683" w:rsidRDefault="0041177B">
      <w:pPr>
        <w:pStyle w:val="ListParagraph"/>
        <w:numPr>
          <w:ilvl w:val="0"/>
          <w:numId w:val="71"/>
        </w:numPr>
        <w:spacing w:before="40"/>
        <w:ind w:left="851"/>
        <w:rPr>
          <w:color w:val="2E74B5" w:themeColor="accent1" w:themeShade="BF"/>
          <w:szCs w:val="26"/>
          <w:rPrChange w:id="732" w:author="Nhân Nguyễn" w:date="2019-12-04T10:58:00Z">
            <w:rPr>
              <w:color w:val="2E74B5" w:themeColor="accent1" w:themeShade="BF"/>
              <w:szCs w:val="26"/>
              <w:u w:val="single"/>
              <w:lang w:val="vi-VN"/>
            </w:rPr>
          </w:rPrChange>
        </w:rPr>
        <w:pPrChange w:id="733" w:author="Nhân Nguyễn" w:date="2019-12-04T10:58:00Z">
          <w:pPr>
            <w:pStyle w:val="ListParagraph"/>
            <w:numPr>
              <w:numId w:val="28"/>
            </w:numPr>
            <w:tabs>
              <w:tab w:val="center" w:pos="5760"/>
            </w:tabs>
            <w:spacing w:before="120"/>
            <w:ind w:left="0" w:hanging="360"/>
          </w:pPr>
        </w:pPrChange>
      </w:pPr>
      <w:r>
        <w:rPr>
          <w:color w:val="2E74B5" w:themeColor="accent1" w:themeShade="BF"/>
          <w:szCs w:val="26"/>
        </w:rPr>
        <w:fldChar w:fldCharType="begin"/>
      </w:r>
      <w:r>
        <w:rPr>
          <w:color w:val="2E74B5" w:themeColor="accent1" w:themeShade="BF"/>
          <w:szCs w:val="26"/>
        </w:rPr>
        <w:instrText xml:space="preserve"> HYPERLINK "</w:instrText>
      </w:r>
      <w:r w:rsidRPr="0041177B">
        <w:rPr>
          <w:rPrChange w:id="734" w:author="Nhân Nguyễn" w:date="2019-12-04T10:58:00Z">
            <w:rPr>
              <w:rStyle w:val="Hyperlink"/>
              <w:color w:val="2E74B5" w:themeColor="accent1" w:themeShade="BF"/>
              <w:szCs w:val="26"/>
              <w:lang w:val="vi-VN"/>
            </w:rPr>
          </w:rPrChange>
        </w:rPr>
        <w:instrText>http://www.</w:instrText>
      </w:r>
      <w:r w:rsidRPr="0041177B">
        <w:rPr>
          <w:color w:val="2E74B5" w:themeColor="accent1" w:themeShade="BF"/>
          <w:szCs w:val="26"/>
        </w:rPr>
        <w:instrText>udemy</w:instrText>
      </w:r>
      <w:r w:rsidRPr="0041177B">
        <w:rPr>
          <w:rPrChange w:id="735" w:author="Nhân Nguyễn" w:date="2019-12-04T10:58:00Z">
            <w:rPr>
              <w:rStyle w:val="Hyperlink"/>
              <w:color w:val="2E74B5" w:themeColor="accent1" w:themeShade="BF"/>
              <w:szCs w:val="26"/>
              <w:lang w:val="vi-VN"/>
            </w:rPr>
          </w:rPrChange>
        </w:rPr>
        <w:instrText>.com/</w:instrText>
      </w:r>
      <w:r>
        <w:rPr>
          <w:color w:val="2E74B5" w:themeColor="accent1" w:themeShade="BF"/>
          <w:szCs w:val="26"/>
        </w:rPr>
        <w:instrText xml:space="preserve">" </w:instrText>
      </w:r>
      <w:r>
        <w:rPr>
          <w:color w:val="2E74B5" w:themeColor="accent1" w:themeShade="BF"/>
          <w:szCs w:val="26"/>
        </w:rPr>
        <w:fldChar w:fldCharType="separate"/>
      </w:r>
      <w:r w:rsidRPr="002D3FF9">
        <w:rPr>
          <w:rStyle w:val="Hyperlink"/>
          <w:szCs w:val="26"/>
          <w:rPrChange w:id="736" w:author="Nhân Nguyễn" w:date="2019-12-04T10:58:00Z">
            <w:rPr>
              <w:rStyle w:val="Hyperlink"/>
              <w:color w:val="2E74B5" w:themeColor="accent1" w:themeShade="BF"/>
              <w:szCs w:val="26"/>
              <w:lang w:val="vi-VN"/>
            </w:rPr>
          </w:rPrChange>
        </w:rPr>
        <w:t>http://www.</w:t>
      </w:r>
      <w:r w:rsidRPr="002D3FF9">
        <w:rPr>
          <w:rStyle w:val="Hyperlink"/>
          <w:szCs w:val="26"/>
        </w:rPr>
        <w:t>udemy</w:t>
      </w:r>
      <w:r w:rsidRPr="002D3FF9">
        <w:rPr>
          <w:rStyle w:val="Hyperlink"/>
          <w:szCs w:val="26"/>
          <w:rPrChange w:id="737" w:author="Nhân Nguyễn" w:date="2019-12-04T10:58:00Z">
            <w:rPr>
              <w:rStyle w:val="Hyperlink"/>
              <w:color w:val="2E74B5" w:themeColor="accent1" w:themeShade="BF"/>
              <w:szCs w:val="26"/>
              <w:lang w:val="vi-VN"/>
            </w:rPr>
          </w:rPrChange>
        </w:rPr>
        <w:t>.com/</w:t>
      </w:r>
      <w:r>
        <w:rPr>
          <w:color w:val="2E74B5" w:themeColor="accent1" w:themeShade="BF"/>
          <w:szCs w:val="26"/>
        </w:rPr>
        <w:fldChar w:fldCharType="end"/>
      </w:r>
    </w:p>
    <w:p w14:paraId="4386B6C8" w14:textId="77777777" w:rsidR="0041177B" w:rsidRPr="0041177B" w:rsidRDefault="0041177B">
      <w:pPr>
        <w:pStyle w:val="ListParagraph"/>
        <w:numPr>
          <w:ilvl w:val="0"/>
          <w:numId w:val="71"/>
        </w:numPr>
        <w:spacing w:before="40"/>
        <w:ind w:left="851"/>
        <w:rPr>
          <w:color w:val="2E74B5" w:themeColor="accent1" w:themeShade="BF"/>
          <w:szCs w:val="26"/>
        </w:rPr>
        <w:pPrChange w:id="738" w:author="Nhân Nguyễn" w:date="2019-12-04T10:58:00Z">
          <w:pPr>
            <w:pStyle w:val="ListParagraph"/>
            <w:numPr>
              <w:numId w:val="28"/>
            </w:numPr>
            <w:tabs>
              <w:tab w:val="center" w:pos="5760"/>
            </w:tabs>
            <w:spacing w:before="120"/>
            <w:ind w:left="0" w:hanging="360"/>
          </w:pPr>
        </w:pPrChange>
      </w:pPr>
      <w:r>
        <w:fldChar w:fldCharType="begin"/>
      </w:r>
      <w:r>
        <w:instrText xml:space="preserve"> HYPERLINK "https://unica.vn/" </w:instrText>
      </w:r>
      <w:r>
        <w:fldChar w:fldCharType="separate"/>
      </w:r>
      <w:r>
        <w:rPr>
          <w:rStyle w:val="Hyperlink"/>
        </w:rPr>
        <w:t>https://unica.vn/</w:t>
      </w:r>
      <w:r>
        <w:fldChar w:fldCharType="end"/>
      </w:r>
      <w:r w:rsidRPr="00643683">
        <w:rPr>
          <w:color w:val="2E74B5" w:themeColor="accent1" w:themeShade="BF"/>
        </w:rPr>
        <w:t xml:space="preserve"> </w:t>
      </w:r>
    </w:p>
    <w:p w14:paraId="411BC295" w14:textId="77777777" w:rsidR="0041177B" w:rsidRPr="0041177B" w:rsidRDefault="0041177B">
      <w:pPr>
        <w:pStyle w:val="ListParagraph"/>
        <w:numPr>
          <w:ilvl w:val="0"/>
          <w:numId w:val="71"/>
        </w:numPr>
        <w:spacing w:before="40"/>
        <w:ind w:left="851"/>
        <w:rPr>
          <w:color w:val="2E74B5" w:themeColor="accent1" w:themeShade="BF"/>
          <w:szCs w:val="26"/>
        </w:rPr>
        <w:pPrChange w:id="739" w:author="Nhân Nguyễn" w:date="2019-12-04T10:58:00Z">
          <w:pPr>
            <w:pStyle w:val="ListParagraph"/>
            <w:numPr>
              <w:numId w:val="28"/>
            </w:numPr>
            <w:tabs>
              <w:tab w:val="center" w:pos="5760"/>
            </w:tabs>
            <w:spacing w:before="120"/>
            <w:ind w:left="0" w:hanging="360"/>
          </w:pPr>
        </w:pPrChange>
      </w:pPr>
      <w:r>
        <w:fldChar w:fldCharType="begin"/>
      </w:r>
      <w:r>
        <w:instrText xml:space="preserve"> HYPERLINK "https://hocmai.vn/" </w:instrText>
      </w:r>
      <w:r>
        <w:fldChar w:fldCharType="separate"/>
      </w:r>
      <w:r>
        <w:rPr>
          <w:rStyle w:val="Hyperlink"/>
        </w:rPr>
        <w:t>https://hocmai.vn/</w:t>
      </w:r>
      <w:r>
        <w:fldChar w:fldCharType="end"/>
      </w:r>
      <w:r w:rsidRPr="00643683">
        <w:rPr>
          <w:color w:val="2E74B5" w:themeColor="accent1" w:themeShade="BF"/>
        </w:rPr>
        <w:t xml:space="preserve"> </w:t>
      </w:r>
    </w:p>
    <w:p w14:paraId="06000D9B" w14:textId="77777777" w:rsidR="0041177B" w:rsidRPr="0041177B" w:rsidRDefault="0041177B">
      <w:pPr>
        <w:pStyle w:val="ListParagraph"/>
        <w:numPr>
          <w:ilvl w:val="0"/>
          <w:numId w:val="71"/>
        </w:numPr>
        <w:spacing w:before="40"/>
        <w:ind w:left="851"/>
        <w:rPr>
          <w:color w:val="2E74B5" w:themeColor="accent1" w:themeShade="BF"/>
          <w:szCs w:val="26"/>
        </w:rPr>
        <w:pPrChange w:id="740" w:author="Nhân Nguyễn" w:date="2019-12-04T10:58:00Z">
          <w:pPr>
            <w:pStyle w:val="ListParagraph"/>
            <w:numPr>
              <w:numId w:val="28"/>
            </w:numPr>
            <w:tabs>
              <w:tab w:val="center" w:pos="5760"/>
            </w:tabs>
            <w:spacing w:before="120"/>
            <w:ind w:left="0" w:hanging="360"/>
          </w:pPr>
        </w:pPrChange>
      </w:pPr>
      <w:r>
        <w:fldChar w:fldCharType="begin"/>
      </w:r>
      <w:r>
        <w:instrText xml:space="preserve"> HYPERLINK "https://moon.vn/" </w:instrText>
      </w:r>
      <w:r>
        <w:fldChar w:fldCharType="separate"/>
      </w:r>
      <w:r>
        <w:rPr>
          <w:rStyle w:val="Hyperlink"/>
        </w:rPr>
        <w:t>https://moon.vn/</w:t>
      </w:r>
      <w:r>
        <w:fldChar w:fldCharType="end"/>
      </w:r>
      <w:r w:rsidRPr="00643683">
        <w:rPr>
          <w:color w:val="2E74B5" w:themeColor="accent1" w:themeShade="BF"/>
        </w:rPr>
        <w:t xml:space="preserve"> </w:t>
      </w:r>
    </w:p>
    <w:p w14:paraId="7F9EA146" w14:textId="77777777" w:rsidR="0041177B" w:rsidRPr="0041177B" w:rsidRDefault="0041177B">
      <w:pPr>
        <w:pStyle w:val="ListParagraph"/>
        <w:numPr>
          <w:ilvl w:val="0"/>
          <w:numId w:val="71"/>
        </w:numPr>
        <w:spacing w:before="40"/>
        <w:ind w:left="851"/>
        <w:rPr>
          <w:color w:val="2E74B5" w:themeColor="accent1" w:themeShade="BF"/>
          <w:szCs w:val="26"/>
        </w:rPr>
        <w:pPrChange w:id="741" w:author="Nhân Nguyễn" w:date="2019-12-04T10:58:00Z">
          <w:pPr>
            <w:pStyle w:val="ListParagraph"/>
            <w:numPr>
              <w:numId w:val="28"/>
            </w:numPr>
            <w:tabs>
              <w:tab w:val="center" w:pos="5760"/>
            </w:tabs>
            <w:spacing w:before="120"/>
            <w:ind w:left="0" w:hanging="360"/>
          </w:pPr>
        </w:pPrChange>
      </w:pPr>
      <w:r>
        <w:fldChar w:fldCharType="begin"/>
      </w:r>
      <w:r>
        <w:instrText xml:space="preserve"> HYPERLINK "https://edumall.vn/" </w:instrText>
      </w:r>
      <w:r>
        <w:fldChar w:fldCharType="separate"/>
      </w:r>
      <w:r>
        <w:rPr>
          <w:rStyle w:val="Hyperlink"/>
        </w:rPr>
        <w:t>https://edumall.vn/</w:t>
      </w:r>
      <w:r>
        <w:fldChar w:fldCharType="end"/>
      </w:r>
      <w:r w:rsidRPr="00643683">
        <w:rPr>
          <w:color w:val="2E74B5" w:themeColor="accent1" w:themeShade="BF"/>
        </w:rPr>
        <w:t xml:space="preserve"> </w:t>
      </w:r>
    </w:p>
    <w:p w14:paraId="6B87545A" w14:textId="77777777" w:rsidR="0041177B" w:rsidRDefault="0041177B">
      <w:pPr>
        <w:pStyle w:val="ListParagraph"/>
        <w:numPr>
          <w:ilvl w:val="0"/>
          <w:numId w:val="71"/>
        </w:numPr>
        <w:spacing w:before="40"/>
        <w:ind w:left="851"/>
        <w:rPr>
          <w:color w:val="2E74B5" w:themeColor="accent1" w:themeShade="BF"/>
          <w:szCs w:val="26"/>
        </w:rPr>
        <w:pPrChange w:id="742" w:author="Nhân Nguyễn" w:date="2019-12-04T10:58:00Z">
          <w:pPr>
            <w:pStyle w:val="ListParagraph"/>
            <w:numPr>
              <w:numId w:val="28"/>
            </w:numPr>
            <w:tabs>
              <w:tab w:val="center" w:pos="5760"/>
            </w:tabs>
            <w:spacing w:before="120"/>
            <w:ind w:left="0" w:hanging="360"/>
          </w:pPr>
        </w:pPrChange>
      </w:pPr>
      <w:r>
        <w:fldChar w:fldCharType="begin"/>
      </w:r>
      <w:r>
        <w:instrText xml:space="preserve"> HYPERLINK "https://topica.edu.vn/" </w:instrText>
      </w:r>
      <w:r>
        <w:fldChar w:fldCharType="separate"/>
      </w:r>
      <w:r>
        <w:rPr>
          <w:rStyle w:val="Hyperlink"/>
        </w:rPr>
        <w:t>https://topica.edu.vn/</w:t>
      </w:r>
      <w:r>
        <w:fldChar w:fldCharType="end"/>
      </w:r>
      <w:r w:rsidRPr="00643683">
        <w:rPr>
          <w:color w:val="2E74B5" w:themeColor="accent1" w:themeShade="BF"/>
          <w:szCs w:val="26"/>
        </w:rPr>
        <w:t xml:space="preserve"> </w:t>
      </w:r>
    </w:p>
    <w:p w14:paraId="158A7E25" w14:textId="7078A7BE" w:rsidR="005554FD" w:rsidRPr="00643683" w:rsidRDefault="00B6674C" w:rsidP="0041177B">
      <w:pPr>
        <w:pStyle w:val="ListParagraph"/>
        <w:numPr>
          <w:ilvl w:val="0"/>
          <w:numId w:val="71"/>
        </w:numPr>
        <w:spacing w:before="40"/>
        <w:ind w:left="851"/>
        <w:rPr>
          <w:color w:val="2E74B5" w:themeColor="accent1" w:themeShade="BF"/>
          <w:szCs w:val="26"/>
          <w:rPrChange w:id="743" w:author="Nhân Nguyễn" w:date="2019-12-04T10:58:00Z">
            <w:rPr>
              <w:color w:val="2E74B5" w:themeColor="accent1" w:themeShade="BF"/>
              <w:szCs w:val="26"/>
              <w:u w:val="single"/>
              <w:lang w:val="vi-VN"/>
            </w:rPr>
          </w:rPrChange>
        </w:rPr>
      </w:pPr>
      <w:hyperlink r:id="rId43" w:history="1">
        <w:r w:rsidR="0041177B">
          <w:rPr>
            <w:rStyle w:val="Hyperlink"/>
          </w:rPr>
          <w:t>http://zuni.vn/</w:t>
        </w:r>
      </w:hyperlink>
    </w:p>
    <w:p w14:paraId="123028F8" w14:textId="5CA0790D" w:rsidR="0070366E" w:rsidRPr="0070366E" w:rsidRDefault="00A02905">
      <w:pPr>
        <w:pStyle w:val="Heading2"/>
        <w:rPr>
          <w:lang w:val="vi-VN"/>
          <w:rPrChange w:id="744" w:author="Nhân Nguyễn" w:date="2019-12-04T10:25:00Z">
            <w:rPr>
              <w:u w:val="single"/>
              <w:lang w:val="vi-VN"/>
            </w:rPr>
          </w:rPrChange>
        </w:rPr>
        <w:pPrChange w:id="745" w:author="Nhân Nguyễn" w:date="2019-12-04T10:25:00Z">
          <w:pPr>
            <w:pStyle w:val="ListParagraph"/>
            <w:numPr>
              <w:numId w:val="27"/>
            </w:numPr>
            <w:tabs>
              <w:tab w:val="center" w:pos="5760"/>
            </w:tabs>
            <w:spacing w:before="120"/>
            <w:ind w:left="0" w:hanging="360"/>
          </w:pPr>
        </w:pPrChange>
      </w:pPr>
      <w:bookmarkStart w:id="746" w:name="_Toc41673895"/>
      <w:ins w:id="747" w:author="Nhân Nguyễn" w:date="2019-12-04T10:24:00Z">
        <w:r>
          <w:t xml:space="preserve">2 </w:t>
        </w:r>
      </w:ins>
      <w:r w:rsidR="00A52012" w:rsidRPr="00C55872">
        <w:rPr>
          <w:lang w:val="vi-VN"/>
        </w:rPr>
        <w:t>Các nguồn tham khảo về code:</w:t>
      </w:r>
      <w:bookmarkEnd w:id="746"/>
    </w:p>
    <w:p w14:paraId="1C32A215" w14:textId="6BDC3B19" w:rsidR="0070366E" w:rsidRDefault="00D87D7B">
      <w:pPr>
        <w:pStyle w:val="ListParagraph"/>
        <w:numPr>
          <w:ilvl w:val="1"/>
          <w:numId w:val="27"/>
        </w:numPr>
        <w:tabs>
          <w:tab w:val="left" w:pos="1134"/>
          <w:tab w:val="center" w:pos="5760"/>
        </w:tabs>
        <w:spacing w:before="120"/>
        <w:rPr>
          <w:color w:val="2E74B5" w:themeColor="accent1" w:themeShade="BF"/>
          <w:szCs w:val="26"/>
          <w:u w:val="single"/>
          <w:lang w:val="vi-VN"/>
        </w:rPr>
        <w:pPrChange w:id="748" w:author="Nhân Nguyễn" w:date="2019-12-04T10:58:00Z">
          <w:pPr>
            <w:pStyle w:val="ListParagraph"/>
            <w:numPr>
              <w:ilvl w:val="1"/>
              <w:numId w:val="27"/>
            </w:numPr>
            <w:tabs>
              <w:tab w:val="left" w:pos="1134"/>
              <w:tab w:val="center" w:pos="5760"/>
            </w:tabs>
            <w:spacing w:before="120"/>
            <w:ind w:left="0" w:hanging="425"/>
          </w:pPr>
        </w:pPrChange>
      </w:pPr>
      <w:r w:rsidRPr="00D87D7B">
        <w:rPr>
          <w:color w:val="2E74B5" w:themeColor="accent1" w:themeShade="BF"/>
        </w:rPr>
        <w:t xml:space="preserve">https://medium.com/authpack/easy-google-auth-with-node-js-99ac40b97f4c </w:t>
      </w:r>
    </w:p>
    <w:p w14:paraId="7AD426F0" w14:textId="4E92F04A" w:rsidR="00D87D7B" w:rsidRPr="0070366E" w:rsidRDefault="00B6674C" w:rsidP="00D87D7B">
      <w:pPr>
        <w:pStyle w:val="ListParagraph"/>
        <w:numPr>
          <w:ilvl w:val="1"/>
          <w:numId w:val="27"/>
        </w:numPr>
        <w:tabs>
          <w:tab w:val="left" w:pos="1134"/>
          <w:tab w:val="center" w:pos="5760"/>
        </w:tabs>
        <w:spacing w:before="120"/>
        <w:rPr>
          <w:color w:val="2E74B5" w:themeColor="accent1" w:themeShade="BF"/>
          <w:szCs w:val="26"/>
          <w:u w:val="single"/>
          <w:lang w:val="vi-VN"/>
        </w:rPr>
      </w:pPr>
      <w:hyperlink r:id="rId44" w:history="1">
        <w:r w:rsidR="00D87D7B">
          <w:rPr>
            <w:rStyle w:val="Hyperlink"/>
          </w:rPr>
          <w:t>https://nodejs.vn/topic/558/search-ti%E1%BA%BFng-vi%E1%BB%87t-mongoose/3</w:t>
        </w:r>
      </w:hyperlink>
    </w:p>
    <w:p w14:paraId="56E581B6" w14:textId="77777777" w:rsidR="005554FD" w:rsidRPr="0070366E" w:rsidRDefault="00663F2D">
      <w:pPr>
        <w:pStyle w:val="ListParagraph"/>
        <w:numPr>
          <w:ilvl w:val="1"/>
          <w:numId w:val="27"/>
        </w:numPr>
        <w:tabs>
          <w:tab w:val="left" w:pos="1134"/>
          <w:tab w:val="center" w:pos="5760"/>
        </w:tabs>
        <w:spacing w:before="120"/>
        <w:ind w:left="851" w:hanging="425"/>
        <w:rPr>
          <w:color w:val="2E74B5" w:themeColor="accent1" w:themeShade="BF"/>
          <w:szCs w:val="26"/>
          <w:u w:val="single"/>
          <w:lang w:val="vi-VN"/>
        </w:rPr>
        <w:pPrChange w:id="749" w:author="Nhân Nguyễn" w:date="2019-12-04T10:58:00Z">
          <w:pPr>
            <w:pStyle w:val="ListParagraph"/>
            <w:numPr>
              <w:ilvl w:val="1"/>
              <w:numId w:val="27"/>
            </w:numPr>
            <w:tabs>
              <w:tab w:val="left" w:pos="1134"/>
              <w:tab w:val="center" w:pos="5760"/>
            </w:tabs>
            <w:spacing w:before="120"/>
            <w:ind w:left="0" w:hanging="425"/>
          </w:pPr>
        </w:pPrChange>
      </w:pPr>
      <w:r w:rsidRPr="0070366E">
        <w:rPr>
          <w:color w:val="2E74B5" w:themeColor="accent1" w:themeShade="BF"/>
          <w:rPrChange w:id="750" w:author="Nhân Nguyễn" w:date="2019-12-04T10:26:00Z">
            <w:rPr>
              <w:rStyle w:val="Hyperlink"/>
              <w:color w:val="034990" w:themeColor="hyperlink" w:themeShade="BF"/>
              <w:szCs w:val="26"/>
              <w:lang w:val="vi-VN"/>
            </w:rPr>
          </w:rPrChange>
        </w:rPr>
        <w:fldChar w:fldCharType="begin"/>
      </w:r>
      <w:r w:rsidRPr="0070366E">
        <w:rPr>
          <w:color w:val="2E74B5" w:themeColor="accent1" w:themeShade="BF"/>
          <w:rPrChange w:id="751" w:author="Nhân Nguyễn" w:date="2019-12-04T10:26:00Z">
            <w:rPr/>
          </w:rPrChange>
        </w:rPr>
        <w:instrText xml:space="preserve"> HYPERLINK "http://stackoverflow.com/" </w:instrText>
      </w:r>
      <w:r w:rsidRPr="0070366E">
        <w:rPr>
          <w:color w:val="2E74B5" w:themeColor="accent1" w:themeShade="BF"/>
          <w:rPrChange w:id="752" w:author="Nhân Nguyễn" w:date="2019-12-04T10:26:00Z">
            <w:rPr>
              <w:rStyle w:val="Hyperlink"/>
              <w:color w:val="034990" w:themeColor="hyperlink" w:themeShade="BF"/>
              <w:szCs w:val="26"/>
              <w:lang w:val="vi-VN"/>
            </w:rPr>
          </w:rPrChange>
        </w:rPr>
        <w:fldChar w:fldCharType="separate"/>
      </w:r>
      <w:r w:rsidR="005554FD" w:rsidRPr="0070366E">
        <w:rPr>
          <w:rStyle w:val="Hyperlink"/>
          <w:color w:val="2E74B5" w:themeColor="accent1" w:themeShade="BF"/>
          <w:szCs w:val="26"/>
          <w:lang w:val="vi-VN"/>
          <w:rPrChange w:id="753" w:author="Nhân Nguyễn" w:date="2019-12-04T10:26:00Z">
            <w:rPr>
              <w:rStyle w:val="Hyperlink"/>
              <w:color w:val="034990" w:themeColor="hyperlink" w:themeShade="BF"/>
              <w:szCs w:val="26"/>
              <w:lang w:val="vi-VN"/>
            </w:rPr>
          </w:rPrChange>
        </w:rPr>
        <w:t>http://stackoverflow.com/</w:t>
      </w:r>
      <w:r w:rsidRPr="0070366E">
        <w:rPr>
          <w:rStyle w:val="Hyperlink"/>
          <w:color w:val="2E74B5" w:themeColor="accent1" w:themeShade="BF"/>
          <w:szCs w:val="26"/>
          <w:lang w:val="vi-VN"/>
          <w:rPrChange w:id="754" w:author="Nhân Nguyễn" w:date="2019-12-04T10:26:00Z">
            <w:rPr>
              <w:rStyle w:val="Hyperlink"/>
              <w:color w:val="034990" w:themeColor="hyperlink" w:themeShade="BF"/>
              <w:szCs w:val="26"/>
              <w:lang w:val="vi-VN"/>
            </w:rPr>
          </w:rPrChange>
        </w:rPr>
        <w:fldChar w:fldCharType="end"/>
      </w:r>
    </w:p>
    <w:p w14:paraId="3DADFD1B" w14:textId="77777777" w:rsidR="005554FD" w:rsidRPr="0070366E" w:rsidRDefault="00663F2D">
      <w:pPr>
        <w:pStyle w:val="ListParagraph"/>
        <w:numPr>
          <w:ilvl w:val="1"/>
          <w:numId w:val="27"/>
        </w:numPr>
        <w:tabs>
          <w:tab w:val="left" w:pos="1134"/>
          <w:tab w:val="center" w:pos="5760"/>
        </w:tabs>
        <w:spacing w:before="120"/>
        <w:ind w:left="851" w:hanging="425"/>
        <w:rPr>
          <w:color w:val="2E74B5" w:themeColor="accent1" w:themeShade="BF"/>
          <w:szCs w:val="26"/>
          <w:u w:val="single"/>
          <w:lang w:val="vi-VN"/>
        </w:rPr>
        <w:pPrChange w:id="755" w:author="Nhân Nguyễn" w:date="2019-12-04T10:58:00Z">
          <w:pPr>
            <w:pStyle w:val="ListParagraph"/>
            <w:numPr>
              <w:ilvl w:val="1"/>
              <w:numId w:val="27"/>
            </w:numPr>
            <w:tabs>
              <w:tab w:val="left" w:pos="1134"/>
              <w:tab w:val="center" w:pos="5760"/>
            </w:tabs>
            <w:spacing w:before="120"/>
            <w:ind w:left="0" w:hanging="425"/>
          </w:pPr>
        </w:pPrChange>
      </w:pPr>
      <w:r w:rsidRPr="0070366E">
        <w:rPr>
          <w:color w:val="2E74B5" w:themeColor="accent1" w:themeShade="BF"/>
          <w:rPrChange w:id="756" w:author="Nhân Nguyễn" w:date="2019-12-04T10:26:00Z">
            <w:rPr>
              <w:rStyle w:val="Hyperlink"/>
              <w:color w:val="034990" w:themeColor="hyperlink" w:themeShade="BF"/>
              <w:szCs w:val="26"/>
              <w:lang w:val="vi-VN"/>
            </w:rPr>
          </w:rPrChange>
        </w:rPr>
        <w:fldChar w:fldCharType="begin"/>
      </w:r>
      <w:r w:rsidRPr="0070366E">
        <w:rPr>
          <w:color w:val="2E74B5" w:themeColor="accent1" w:themeShade="BF"/>
          <w:rPrChange w:id="757" w:author="Nhân Nguyễn" w:date="2019-12-04T10:26:00Z">
            <w:rPr/>
          </w:rPrChange>
        </w:rPr>
        <w:instrText xml:space="preserve"> HYPERLINK "http://www.codeproject.com/" </w:instrText>
      </w:r>
      <w:r w:rsidRPr="0070366E">
        <w:rPr>
          <w:color w:val="2E74B5" w:themeColor="accent1" w:themeShade="BF"/>
          <w:rPrChange w:id="758" w:author="Nhân Nguyễn" w:date="2019-12-04T10:26:00Z">
            <w:rPr>
              <w:rStyle w:val="Hyperlink"/>
              <w:color w:val="034990" w:themeColor="hyperlink" w:themeShade="BF"/>
              <w:szCs w:val="26"/>
              <w:lang w:val="vi-VN"/>
            </w:rPr>
          </w:rPrChange>
        </w:rPr>
        <w:fldChar w:fldCharType="separate"/>
      </w:r>
      <w:r w:rsidR="00361367" w:rsidRPr="0070366E">
        <w:rPr>
          <w:rStyle w:val="Hyperlink"/>
          <w:color w:val="2E74B5" w:themeColor="accent1" w:themeShade="BF"/>
          <w:szCs w:val="26"/>
          <w:lang w:val="vi-VN"/>
          <w:rPrChange w:id="759" w:author="Nhân Nguyễn" w:date="2019-12-04T10:26:00Z">
            <w:rPr>
              <w:rStyle w:val="Hyperlink"/>
              <w:color w:val="034990" w:themeColor="hyperlink" w:themeShade="BF"/>
              <w:szCs w:val="26"/>
              <w:lang w:val="vi-VN"/>
            </w:rPr>
          </w:rPrChange>
        </w:rPr>
        <w:t>http://www.codeproject.com/</w:t>
      </w:r>
      <w:r w:rsidRPr="0070366E">
        <w:rPr>
          <w:rStyle w:val="Hyperlink"/>
          <w:color w:val="2E74B5" w:themeColor="accent1" w:themeShade="BF"/>
          <w:szCs w:val="26"/>
          <w:lang w:val="vi-VN"/>
          <w:rPrChange w:id="760" w:author="Nhân Nguyễn" w:date="2019-12-04T10:26:00Z">
            <w:rPr>
              <w:rStyle w:val="Hyperlink"/>
              <w:color w:val="034990" w:themeColor="hyperlink" w:themeShade="BF"/>
              <w:szCs w:val="26"/>
              <w:lang w:val="vi-VN"/>
            </w:rPr>
          </w:rPrChange>
        </w:rPr>
        <w:fldChar w:fldCharType="end"/>
      </w:r>
    </w:p>
    <w:p w14:paraId="744B2833" w14:textId="68FEC598" w:rsidR="00A27965" w:rsidRPr="00A27965" w:rsidRDefault="001A03AC">
      <w:pPr>
        <w:pStyle w:val="Heading2"/>
        <w:rPr>
          <w:ins w:id="761" w:author="NTS Romanoff" w:date="2019-12-04T15:45:00Z"/>
          <w:lang w:val="vi-VN"/>
        </w:rPr>
      </w:pPr>
      <w:bookmarkStart w:id="762" w:name="_Toc41673896"/>
      <w:ins w:id="763" w:author="NTS Romanoff" w:date="2019-12-04T15:45:00Z">
        <w:r>
          <w:t xml:space="preserve">3 </w:t>
        </w:r>
        <w:r w:rsidRPr="00C55872">
          <w:rPr>
            <w:lang w:val="vi-VN"/>
          </w:rPr>
          <w:t xml:space="preserve">Các nguồn tham khảo về </w:t>
        </w:r>
        <w:r>
          <w:t>lý thuyết</w:t>
        </w:r>
        <w:r w:rsidRPr="00C55872">
          <w:rPr>
            <w:lang w:val="vi-VN"/>
          </w:rPr>
          <w:t>:</w:t>
        </w:r>
        <w:bookmarkEnd w:id="762"/>
      </w:ins>
    </w:p>
    <w:p w14:paraId="6508CB77" w14:textId="70CC9789" w:rsidR="00A27965" w:rsidRDefault="00A27965" w:rsidP="00A27965">
      <w:pPr>
        <w:pStyle w:val="ListParagraph"/>
        <w:numPr>
          <w:ilvl w:val="1"/>
          <w:numId w:val="27"/>
        </w:numPr>
        <w:tabs>
          <w:tab w:val="left" w:pos="1134"/>
          <w:tab w:val="center" w:pos="5760"/>
        </w:tabs>
        <w:spacing w:before="120"/>
        <w:ind w:left="851" w:hanging="425"/>
        <w:rPr>
          <w:ins w:id="764" w:author="NTS Romanoff" w:date="2019-12-04T15:51:00Z"/>
          <w:color w:val="2E74B5" w:themeColor="accent1" w:themeShade="BF"/>
          <w:szCs w:val="26"/>
          <w:u w:val="single"/>
          <w:lang w:val="vi-VN"/>
        </w:rPr>
      </w:pPr>
      <w:ins w:id="765" w:author="NTS Romanoff" w:date="2019-12-04T15:51:00Z">
        <w:r>
          <w:rPr>
            <w:color w:val="000000" w:themeColor="text1"/>
            <w:szCs w:val="26"/>
          </w:rPr>
          <w:t xml:space="preserve">HTML5: </w:t>
        </w:r>
        <w:r>
          <w:rPr>
            <w:color w:val="000000" w:themeColor="text1"/>
            <w:szCs w:val="26"/>
          </w:rPr>
          <w:fldChar w:fldCharType="begin"/>
        </w:r>
        <w:r>
          <w:rPr>
            <w:color w:val="000000" w:themeColor="text1"/>
            <w:szCs w:val="26"/>
          </w:rPr>
          <w:instrText xml:space="preserve"> HYPERLINK "</w:instrText>
        </w:r>
        <w:r w:rsidRPr="00A27965">
          <w:rPr>
            <w:color w:val="000000" w:themeColor="text1"/>
            <w:szCs w:val="26"/>
          </w:rPr>
          <w:instrText>https://freetuts.net/css3-la-gi-cac-module-trong-css3-474.html</w:instrText>
        </w:r>
        <w:r>
          <w:rPr>
            <w:color w:val="000000" w:themeColor="text1"/>
            <w:szCs w:val="26"/>
          </w:rPr>
          <w:instrText xml:space="preserve">" </w:instrText>
        </w:r>
        <w:r>
          <w:rPr>
            <w:color w:val="000000" w:themeColor="text1"/>
            <w:szCs w:val="26"/>
          </w:rPr>
          <w:fldChar w:fldCharType="separate"/>
        </w:r>
        <w:r w:rsidRPr="005E1463">
          <w:rPr>
            <w:rStyle w:val="Hyperlink"/>
            <w:szCs w:val="26"/>
          </w:rPr>
          <w:t>https://freetuts.net/css3-la-gi-cac-module-trong-css3-474.html</w:t>
        </w:r>
        <w:r>
          <w:rPr>
            <w:color w:val="000000" w:themeColor="text1"/>
            <w:szCs w:val="26"/>
          </w:rPr>
          <w:fldChar w:fldCharType="end"/>
        </w:r>
      </w:ins>
    </w:p>
    <w:p w14:paraId="5FB321B1" w14:textId="636EDCE6" w:rsidR="00A27965" w:rsidRPr="00D87D7B" w:rsidRDefault="00A27965" w:rsidP="00A27965">
      <w:pPr>
        <w:pStyle w:val="ListParagraph"/>
        <w:numPr>
          <w:ilvl w:val="1"/>
          <w:numId w:val="27"/>
        </w:numPr>
        <w:ind w:left="851" w:hanging="425"/>
        <w:rPr>
          <w:color w:val="000000" w:themeColor="text1"/>
          <w:szCs w:val="26"/>
          <w:lang w:val="vi-VN"/>
        </w:rPr>
      </w:pPr>
      <w:ins w:id="766" w:author="NTS Romanoff" w:date="2019-12-04T15:51:00Z">
        <w:r>
          <w:rPr>
            <w:color w:val="000000" w:themeColor="text1"/>
            <w:szCs w:val="26"/>
          </w:rPr>
          <w:t xml:space="preserve">CSS3: </w:t>
        </w:r>
        <w:r>
          <w:rPr>
            <w:color w:val="000000" w:themeColor="text1"/>
            <w:szCs w:val="26"/>
          </w:rPr>
          <w:fldChar w:fldCharType="begin"/>
        </w:r>
        <w:r>
          <w:rPr>
            <w:color w:val="000000" w:themeColor="text1"/>
            <w:szCs w:val="26"/>
          </w:rPr>
          <w:instrText xml:space="preserve"> HYPERLINK "</w:instrText>
        </w:r>
        <w:r w:rsidRPr="00A27965">
          <w:rPr>
            <w:color w:val="000000" w:themeColor="text1"/>
            <w:szCs w:val="26"/>
          </w:rPr>
          <w:instrText>https://freetuts.net/css3-la-gi-cac-module-trong-css3-474.html</w:instrText>
        </w:r>
        <w:r>
          <w:rPr>
            <w:color w:val="000000" w:themeColor="text1"/>
            <w:szCs w:val="26"/>
          </w:rPr>
          <w:instrText xml:space="preserve">" </w:instrText>
        </w:r>
        <w:r>
          <w:rPr>
            <w:color w:val="000000" w:themeColor="text1"/>
            <w:szCs w:val="26"/>
          </w:rPr>
          <w:fldChar w:fldCharType="separate"/>
        </w:r>
        <w:r w:rsidRPr="005E1463">
          <w:rPr>
            <w:rStyle w:val="Hyperlink"/>
            <w:szCs w:val="26"/>
          </w:rPr>
          <w:t>https://freetuts.net/css3-la-gi-cac-module-trong-css3-474.html</w:t>
        </w:r>
        <w:r>
          <w:rPr>
            <w:color w:val="000000" w:themeColor="text1"/>
            <w:szCs w:val="26"/>
          </w:rPr>
          <w:fldChar w:fldCharType="end"/>
        </w:r>
      </w:ins>
    </w:p>
    <w:p w14:paraId="2F1D4E8E" w14:textId="7BAC2C12" w:rsidR="00D87D7B" w:rsidRPr="00D87D7B" w:rsidRDefault="00D87D7B" w:rsidP="00A27965">
      <w:pPr>
        <w:pStyle w:val="ListParagraph"/>
        <w:numPr>
          <w:ilvl w:val="1"/>
          <w:numId w:val="27"/>
        </w:numPr>
        <w:ind w:left="851" w:hanging="425"/>
        <w:rPr>
          <w:color w:val="000000" w:themeColor="text1"/>
          <w:szCs w:val="26"/>
          <w:lang w:val="vi-VN"/>
        </w:rPr>
      </w:pPr>
      <w:r>
        <w:rPr>
          <w:color w:val="000000" w:themeColor="text1"/>
          <w:szCs w:val="26"/>
        </w:rPr>
        <w:t xml:space="preserve">NodeJS: </w:t>
      </w:r>
      <w:hyperlink r:id="rId45" w:history="1">
        <w:r>
          <w:rPr>
            <w:rStyle w:val="Hyperlink"/>
          </w:rPr>
          <w:t>https://nodejs.org/en/docs/</w:t>
        </w:r>
      </w:hyperlink>
    </w:p>
    <w:p w14:paraId="1723B543" w14:textId="0FDE9F6D" w:rsidR="00D87D7B" w:rsidRPr="00A27965" w:rsidRDefault="00D87D7B" w:rsidP="00D87D7B">
      <w:pPr>
        <w:pStyle w:val="ListParagraph"/>
        <w:numPr>
          <w:ilvl w:val="1"/>
          <w:numId w:val="27"/>
        </w:numPr>
        <w:rPr>
          <w:ins w:id="767" w:author="NTS Romanoff" w:date="2019-12-04T15:51:00Z"/>
          <w:color w:val="000000" w:themeColor="text1"/>
          <w:szCs w:val="26"/>
          <w:lang w:val="vi-VN"/>
          <w:rPrChange w:id="768" w:author="NTS Romanoff" w:date="2019-12-04T15:51:00Z">
            <w:rPr>
              <w:ins w:id="769" w:author="NTS Romanoff" w:date="2019-12-04T15:51:00Z"/>
              <w:color w:val="000000" w:themeColor="text1"/>
              <w:szCs w:val="26"/>
            </w:rPr>
          </w:rPrChange>
        </w:rPr>
      </w:pPr>
      <w:r>
        <w:rPr>
          <w:color w:val="000000" w:themeColor="text1"/>
          <w:szCs w:val="26"/>
        </w:rPr>
        <w:t xml:space="preserve">ReactJS: </w:t>
      </w:r>
      <w:r w:rsidRPr="00D87D7B">
        <w:rPr>
          <w:color w:val="2E74B5" w:themeColor="accent1" w:themeShade="BF"/>
          <w:szCs w:val="26"/>
          <w:u w:val="single"/>
        </w:rPr>
        <w:t>https://reactjs.org/</w:t>
      </w:r>
    </w:p>
    <w:p w14:paraId="1788DE05" w14:textId="77777777" w:rsidR="00771A84" w:rsidRPr="00C55872" w:rsidRDefault="00771A84">
      <w:pPr>
        <w:pStyle w:val="ListParagraph"/>
        <w:spacing w:before="120"/>
        <w:ind w:left="0"/>
        <w:rPr>
          <w:b/>
          <w:szCs w:val="26"/>
          <w:lang w:val="vi-VN"/>
        </w:rPr>
      </w:pPr>
    </w:p>
    <w:p w14:paraId="6FB83AED" w14:textId="77777777" w:rsidR="00D531AB" w:rsidRDefault="00D531AB">
      <w:pPr>
        <w:spacing w:after="160" w:line="259" w:lineRule="auto"/>
        <w:rPr>
          <w:rFonts w:asciiTheme="majorHAnsi" w:hAnsiTheme="majorHAnsi" w:cstheme="majorHAnsi"/>
          <w:b/>
          <w:sz w:val="32"/>
          <w:szCs w:val="32"/>
          <w:lang w:val="vi-VN"/>
        </w:rPr>
      </w:pPr>
      <w:r>
        <w:rPr>
          <w:rFonts w:asciiTheme="majorHAnsi" w:hAnsiTheme="majorHAnsi" w:cstheme="majorHAnsi"/>
          <w:b/>
          <w:sz w:val="32"/>
          <w:szCs w:val="32"/>
          <w:lang w:val="vi-VN"/>
        </w:rPr>
        <w:br w:type="page"/>
      </w:r>
    </w:p>
    <w:p w14:paraId="5B2D34DF" w14:textId="304204A0" w:rsidR="00456D01" w:rsidRPr="00317D28" w:rsidRDefault="00456D01" w:rsidP="00456D01">
      <w:pPr>
        <w:jc w:val="center"/>
        <w:rPr>
          <w:ins w:id="770" w:author="NTS Romanoff" w:date="2019-12-05T22:33:00Z"/>
          <w:rFonts w:asciiTheme="majorHAnsi" w:hAnsiTheme="majorHAnsi" w:cstheme="majorHAnsi"/>
          <w:b/>
          <w:sz w:val="32"/>
          <w:szCs w:val="32"/>
          <w:lang w:val="vi-VN"/>
        </w:rPr>
      </w:pPr>
      <w:ins w:id="771" w:author="NTS Romanoff" w:date="2019-12-05T22:33:00Z">
        <w:r w:rsidRPr="00317D28">
          <w:rPr>
            <w:rFonts w:asciiTheme="majorHAnsi" w:hAnsiTheme="majorHAnsi" w:cstheme="majorHAnsi"/>
            <w:b/>
            <w:sz w:val="32"/>
            <w:szCs w:val="32"/>
            <w:lang w:val="vi-VN"/>
          </w:rPr>
          <w:lastRenderedPageBreak/>
          <w:t>LỜI CẢM ƠN</w:t>
        </w:r>
      </w:ins>
    </w:p>
    <w:p w14:paraId="70522FAB" w14:textId="77777777" w:rsidR="00456D01" w:rsidRPr="00687E27" w:rsidRDefault="00456D01" w:rsidP="00456D01">
      <w:pPr>
        <w:spacing w:after="120"/>
        <w:jc w:val="center"/>
        <w:rPr>
          <w:ins w:id="772" w:author="NTS Romanoff" w:date="2019-12-05T22:33:00Z"/>
          <w:rFonts w:asciiTheme="majorHAnsi" w:hAnsiTheme="majorHAnsi" w:cstheme="majorHAnsi"/>
          <w:sz w:val="36"/>
          <w:szCs w:val="36"/>
          <w:lang w:val="vi-VN"/>
        </w:rPr>
      </w:pPr>
      <w:ins w:id="773" w:author="NTS Romanoff" w:date="2019-12-05T22:33:00Z">
        <w:r w:rsidRPr="00687E27">
          <w:rPr>
            <w:rFonts w:asciiTheme="majorHAnsi" w:hAnsiTheme="majorHAnsi" w:cstheme="majorHAnsi"/>
            <w:sz w:val="36"/>
            <w:szCs w:val="36"/>
            <w:lang w:val="vi-VN"/>
          </w:rPr>
          <w:sym w:font="Wingdings" w:char="F09A"/>
        </w:r>
        <w:r w:rsidRPr="00687E27">
          <w:rPr>
            <w:rFonts w:asciiTheme="majorHAnsi" w:hAnsiTheme="majorHAnsi" w:cstheme="majorHAnsi"/>
            <w:sz w:val="36"/>
            <w:szCs w:val="36"/>
            <w:lang w:val="vi-VN"/>
          </w:rPr>
          <w:t xml:space="preserve"> </w:t>
        </w:r>
        <w:r w:rsidRPr="00687E27">
          <w:rPr>
            <w:rFonts w:asciiTheme="majorHAnsi" w:hAnsiTheme="majorHAnsi" w:cstheme="majorHAnsi"/>
            <w:sz w:val="36"/>
            <w:szCs w:val="36"/>
            <w:lang w:val="vi-VN"/>
          </w:rPr>
          <w:sym w:font="Wingdings" w:char="F0AB"/>
        </w:r>
        <w:r w:rsidRPr="00687E27">
          <w:rPr>
            <w:rFonts w:asciiTheme="majorHAnsi" w:hAnsiTheme="majorHAnsi" w:cstheme="majorHAnsi"/>
            <w:sz w:val="36"/>
            <w:szCs w:val="36"/>
            <w:lang w:val="vi-VN"/>
          </w:rPr>
          <w:t xml:space="preserve"> </w:t>
        </w:r>
        <w:r w:rsidRPr="00687E27">
          <w:rPr>
            <w:rFonts w:asciiTheme="majorHAnsi" w:hAnsiTheme="majorHAnsi" w:cstheme="majorHAnsi"/>
            <w:sz w:val="36"/>
            <w:szCs w:val="36"/>
            <w:lang w:val="vi-VN"/>
          </w:rPr>
          <w:sym w:font="Wingdings" w:char="F09B"/>
        </w:r>
      </w:ins>
    </w:p>
    <w:p w14:paraId="1BFB991A" w14:textId="04110236" w:rsidR="00456D01" w:rsidRPr="00687E27" w:rsidRDefault="00456D01" w:rsidP="00456D01">
      <w:pPr>
        <w:ind w:firstLine="720"/>
        <w:jc w:val="both"/>
        <w:rPr>
          <w:ins w:id="774" w:author="NTS Romanoff" w:date="2019-12-05T22:33:00Z"/>
          <w:szCs w:val="26"/>
          <w:lang w:val="vi-VN"/>
        </w:rPr>
      </w:pPr>
      <w:ins w:id="775" w:author="NTS Romanoff" w:date="2019-12-05T22:33:00Z">
        <w:r w:rsidRPr="00687E27">
          <w:rPr>
            <w:szCs w:val="26"/>
            <w:lang w:val="vi-VN"/>
          </w:rPr>
          <w:t xml:space="preserve">Sau quá trình học tập , nghiên cứu và sự nỗ lực của bản thân đặc biệt là sự hướng dẫn tận tình của Thầy giáo : </w:t>
        </w:r>
      </w:ins>
      <w:r w:rsidR="000A5EEE">
        <w:rPr>
          <w:b/>
          <w:szCs w:val="26"/>
        </w:rPr>
        <w:t>Nguyễn Kim Hưng</w:t>
      </w:r>
      <w:ins w:id="776" w:author="NTS Romanoff" w:date="2019-12-05T22:33:00Z">
        <w:r w:rsidRPr="00687E27">
          <w:rPr>
            <w:b/>
            <w:szCs w:val="26"/>
            <w:lang w:val="vi-VN"/>
          </w:rPr>
          <w:t xml:space="preserve"> </w:t>
        </w:r>
        <w:r w:rsidRPr="00687E27">
          <w:rPr>
            <w:szCs w:val="26"/>
            <w:lang w:val="vi-VN"/>
          </w:rPr>
          <w:t>em đã hoàn thành đề tài đúng tiến độ.</w:t>
        </w:r>
      </w:ins>
    </w:p>
    <w:p w14:paraId="1E2D362A" w14:textId="1DB4851C" w:rsidR="00456D01" w:rsidRPr="00687E27" w:rsidRDefault="00456D01" w:rsidP="00456D01">
      <w:pPr>
        <w:ind w:firstLine="720"/>
        <w:jc w:val="both"/>
        <w:rPr>
          <w:ins w:id="777" w:author="NTS Romanoff" w:date="2019-12-05T22:33:00Z"/>
          <w:szCs w:val="26"/>
          <w:lang w:val="vi-VN"/>
        </w:rPr>
      </w:pPr>
      <w:ins w:id="778" w:author="NTS Romanoff" w:date="2019-12-05T22:33:00Z">
        <w:r w:rsidRPr="00687E27">
          <w:rPr>
            <w:szCs w:val="26"/>
            <w:lang w:val="vi-VN"/>
          </w:rPr>
          <w:t xml:space="preserve">Em xin bày tỏ lòng biết ơn chân thành tới Thầy giáo : </w:t>
        </w:r>
      </w:ins>
      <w:r w:rsidR="000A5EEE">
        <w:rPr>
          <w:b/>
          <w:szCs w:val="26"/>
        </w:rPr>
        <w:t>Nguyễn Kim Hưng</w:t>
      </w:r>
      <w:ins w:id="779" w:author="NTS Romanoff" w:date="2019-12-05T22:33:00Z">
        <w:r w:rsidR="000A5EEE" w:rsidRPr="00687E27">
          <w:rPr>
            <w:b/>
            <w:szCs w:val="26"/>
            <w:lang w:val="vi-VN"/>
          </w:rPr>
          <w:t xml:space="preserve"> </w:t>
        </w:r>
        <w:r w:rsidRPr="00687E27">
          <w:rPr>
            <w:szCs w:val="26"/>
            <w:lang w:val="vi-VN"/>
          </w:rPr>
          <w:t>đã hướng dẫn , chỉ bảo và đôn đốc em trong suốt quá trình thực hiện đề tài.</w:t>
        </w:r>
      </w:ins>
    </w:p>
    <w:p w14:paraId="4783BA2E" w14:textId="77777777" w:rsidR="00456D01" w:rsidRPr="00687E27" w:rsidRDefault="00456D01" w:rsidP="00456D01">
      <w:pPr>
        <w:ind w:firstLine="720"/>
        <w:jc w:val="both"/>
        <w:rPr>
          <w:ins w:id="780" w:author="NTS Romanoff" w:date="2019-12-05T22:33:00Z"/>
          <w:szCs w:val="26"/>
          <w:lang w:val="vi-VN"/>
        </w:rPr>
      </w:pPr>
      <w:ins w:id="781" w:author="NTS Romanoff" w:date="2019-12-05T22:33:00Z">
        <w:r w:rsidRPr="00687E27">
          <w:rPr>
            <w:szCs w:val="26"/>
            <w:lang w:val="vi-VN"/>
          </w:rPr>
          <w:t xml:space="preserve">Đồng cảm ơn sâu sắc đến tất cả các quý thầy cô trường </w:t>
        </w:r>
        <w:r>
          <w:rPr>
            <w:szCs w:val="26"/>
          </w:rPr>
          <w:t xml:space="preserve">Đại Học </w:t>
        </w:r>
        <w:r w:rsidRPr="00687E27">
          <w:rPr>
            <w:szCs w:val="26"/>
            <w:lang w:val="vi-VN"/>
          </w:rPr>
          <w:t>Công Nghệ</w:t>
        </w:r>
        <w:r>
          <w:rPr>
            <w:szCs w:val="26"/>
          </w:rPr>
          <w:t xml:space="preserve"> thành phố Hồ Chí Minh</w:t>
        </w:r>
        <w:r w:rsidRPr="00687E27">
          <w:rPr>
            <w:szCs w:val="26"/>
            <w:lang w:val="vi-VN"/>
          </w:rPr>
          <w:t>, các quý thầy cô khoa Công Nghệ Thông Tin đã tạo điều kiện hỗ trợ chúng em về cơ sở vật chất cũng như truyền đạt chúng em những kiến thức , những cái hay trong Công Nghệ Thông tin</w:t>
        </w:r>
      </w:ins>
    </w:p>
    <w:p w14:paraId="238A5725" w14:textId="77777777" w:rsidR="00456D01" w:rsidRPr="00687E27" w:rsidRDefault="00456D01" w:rsidP="00456D01">
      <w:pPr>
        <w:ind w:firstLine="720"/>
        <w:jc w:val="both"/>
        <w:rPr>
          <w:ins w:id="782" w:author="NTS Romanoff" w:date="2019-12-05T22:33:00Z"/>
          <w:szCs w:val="26"/>
          <w:lang w:val="vi-VN"/>
        </w:rPr>
      </w:pPr>
      <w:ins w:id="783" w:author="NTS Romanoff" w:date="2019-12-05T22:33:00Z">
        <w:r w:rsidRPr="00687E27">
          <w:rPr>
            <w:szCs w:val="26"/>
            <w:lang w:val="vi-VN"/>
          </w:rPr>
          <w:t xml:space="preserve">Xin chân thành cảm ơn các bạn sinh viên khoá </w:t>
        </w:r>
        <w:r>
          <w:rPr>
            <w:szCs w:val="26"/>
          </w:rPr>
          <w:t xml:space="preserve">2016 </w:t>
        </w:r>
        <w:r w:rsidRPr="00687E27">
          <w:rPr>
            <w:szCs w:val="26"/>
            <w:lang w:val="vi-VN"/>
          </w:rPr>
          <w:t xml:space="preserve">ngành Công Nghệ Thông Tin trường </w:t>
        </w:r>
        <w:r>
          <w:rPr>
            <w:szCs w:val="26"/>
          </w:rPr>
          <w:t xml:space="preserve">Đại Học </w:t>
        </w:r>
        <w:r w:rsidRPr="00687E27">
          <w:rPr>
            <w:szCs w:val="26"/>
            <w:lang w:val="vi-VN"/>
          </w:rPr>
          <w:t>Công Nghệ</w:t>
        </w:r>
        <w:r>
          <w:rPr>
            <w:szCs w:val="26"/>
          </w:rPr>
          <w:t xml:space="preserve"> thành phố Hồ Chí Minh</w:t>
        </w:r>
        <w:r w:rsidRPr="00687E27">
          <w:rPr>
            <w:szCs w:val="26"/>
            <w:lang w:val="vi-VN"/>
          </w:rPr>
          <w:t xml:space="preserve"> đã nhiệt tình giúp đỡ trao đổi kiến thức trong quá trình học tập</w:t>
        </w:r>
      </w:ins>
    </w:p>
    <w:p w14:paraId="0D3DF784" w14:textId="77777777" w:rsidR="00456D01" w:rsidRPr="00687E27" w:rsidRDefault="00456D01" w:rsidP="00456D01">
      <w:pPr>
        <w:ind w:firstLine="720"/>
        <w:jc w:val="both"/>
        <w:rPr>
          <w:ins w:id="784" w:author="NTS Romanoff" w:date="2019-12-05T22:33:00Z"/>
          <w:szCs w:val="26"/>
          <w:lang w:val="vi-VN"/>
        </w:rPr>
      </w:pPr>
      <w:ins w:id="785" w:author="NTS Romanoff" w:date="2019-12-05T22:33:00Z">
        <w:r w:rsidRPr="00687E27">
          <w:rPr>
            <w:szCs w:val="26"/>
            <w:lang w:val="vi-VN"/>
          </w:rPr>
          <w:t>Mặc dù đã cố gắng hoàn thành đề tài trong phạm vi và khả năng cho phép nhưng chắc chắn sẽ không tránh khỏi những thiếu sót. Em rất mong nhận được sự thông cảm, góp ý và tận tình chỉ bảo của quý thầy cô và các bạn</w:t>
        </w:r>
      </w:ins>
    </w:p>
    <w:p w14:paraId="1D4D4AF6" w14:textId="77777777" w:rsidR="00456D01" w:rsidRPr="00687E27" w:rsidRDefault="00456D01" w:rsidP="00456D01">
      <w:pPr>
        <w:ind w:firstLine="720"/>
        <w:jc w:val="both"/>
        <w:rPr>
          <w:ins w:id="786" w:author="NTS Romanoff" w:date="2019-12-05T22:33:00Z"/>
          <w:rFonts w:asciiTheme="majorHAnsi" w:hAnsiTheme="majorHAnsi" w:cstheme="majorHAnsi"/>
          <w:szCs w:val="26"/>
          <w:lang w:val="vi-VN"/>
        </w:rPr>
      </w:pPr>
    </w:p>
    <w:p w14:paraId="39418833" w14:textId="77777777" w:rsidR="00456D01" w:rsidRPr="00687E27" w:rsidRDefault="00456D01" w:rsidP="00456D01">
      <w:pPr>
        <w:ind w:firstLine="720"/>
        <w:jc w:val="both"/>
        <w:rPr>
          <w:ins w:id="787" w:author="NTS Romanoff" w:date="2019-12-05T22:33:00Z"/>
          <w:rFonts w:asciiTheme="majorHAnsi" w:hAnsiTheme="majorHAnsi" w:cstheme="majorHAnsi"/>
          <w:szCs w:val="26"/>
          <w:lang w:val="vi-VN"/>
        </w:rPr>
      </w:pPr>
    </w:p>
    <w:p w14:paraId="2212D549" w14:textId="77777777" w:rsidR="00456D01" w:rsidRPr="00687E27" w:rsidRDefault="00456D01" w:rsidP="00456D01">
      <w:pPr>
        <w:ind w:left="5040"/>
        <w:jc w:val="center"/>
        <w:rPr>
          <w:ins w:id="788" w:author="NTS Romanoff" w:date="2019-12-05T22:33:00Z"/>
          <w:rFonts w:asciiTheme="majorHAnsi" w:hAnsiTheme="majorHAnsi" w:cstheme="majorHAnsi"/>
          <w:b/>
          <w:szCs w:val="26"/>
          <w:lang w:val="vi-VN"/>
        </w:rPr>
      </w:pPr>
      <w:ins w:id="789" w:author="NTS Romanoff" w:date="2019-12-05T22:33:00Z">
        <w:r w:rsidRPr="00687E27">
          <w:rPr>
            <w:rFonts w:asciiTheme="majorHAnsi" w:hAnsiTheme="majorHAnsi" w:cstheme="majorHAnsi"/>
            <w:b/>
            <w:szCs w:val="26"/>
            <w:lang w:val="vi-VN"/>
          </w:rPr>
          <w:t>Sinh viên thực hiện</w:t>
        </w:r>
      </w:ins>
    </w:p>
    <w:p w14:paraId="0A2A839C" w14:textId="53F62F86" w:rsidR="00456D01" w:rsidRDefault="00456D01" w:rsidP="00456D01">
      <w:pPr>
        <w:ind w:left="5040"/>
        <w:jc w:val="center"/>
        <w:rPr>
          <w:rFonts w:asciiTheme="majorHAnsi" w:hAnsiTheme="majorHAnsi" w:cstheme="majorHAnsi"/>
          <w:b/>
          <w:szCs w:val="26"/>
        </w:rPr>
      </w:pPr>
    </w:p>
    <w:p w14:paraId="268A1095" w14:textId="09ED9155" w:rsidR="001C33D6" w:rsidRDefault="001C33D6" w:rsidP="00456D01">
      <w:pPr>
        <w:ind w:left="5040"/>
        <w:jc w:val="center"/>
        <w:rPr>
          <w:rFonts w:asciiTheme="majorHAnsi" w:hAnsiTheme="majorHAnsi" w:cstheme="majorHAnsi"/>
          <w:b/>
          <w:szCs w:val="26"/>
        </w:rPr>
      </w:pPr>
    </w:p>
    <w:p w14:paraId="79ED1D47" w14:textId="292F038C" w:rsidR="001C33D6" w:rsidRDefault="001C33D6" w:rsidP="00456D01">
      <w:pPr>
        <w:ind w:left="5040"/>
        <w:jc w:val="center"/>
        <w:rPr>
          <w:rFonts w:asciiTheme="majorHAnsi" w:hAnsiTheme="majorHAnsi" w:cstheme="majorHAnsi"/>
          <w:b/>
          <w:szCs w:val="26"/>
        </w:rPr>
      </w:pPr>
    </w:p>
    <w:p w14:paraId="0BA7ED5A" w14:textId="585C5DA9" w:rsidR="001C33D6" w:rsidRDefault="001C33D6" w:rsidP="00456D01">
      <w:pPr>
        <w:ind w:left="5040"/>
        <w:jc w:val="center"/>
        <w:rPr>
          <w:rFonts w:asciiTheme="majorHAnsi" w:hAnsiTheme="majorHAnsi" w:cstheme="majorHAnsi"/>
          <w:b/>
          <w:szCs w:val="26"/>
        </w:rPr>
      </w:pPr>
    </w:p>
    <w:p w14:paraId="6A82001F" w14:textId="77777777" w:rsidR="001C33D6" w:rsidRDefault="001C33D6" w:rsidP="00456D01">
      <w:pPr>
        <w:ind w:left="5040"/>
        <w:jc w:val="center"/>
        <w:rPr>
          <w:rFonts w:asciiTheme="majorHAnsi" w:hAnsiTheme="majorHAnsi" w:cstheme="majorHAnsi"/>
          <w:b/>
          <w:szCs w:val="26"/>
        </w:rPr>
      </w:pPr>
    </w:p>
    <w:p w14:paraId="51322F69" w14:textId="1B43813B" w:rsidR="00306C0E" w:rsidRPr="00306C0E" w:rsidRDefault="00C54FA6" w:rsidP="00456D01">
      <w:pPr>
        <w:ind w:left="5040"/>
        <w:jc w:val="center"/>
        <w:rPr>
          <w:ins w:id="790" w:author="NTS Romanoff" w:date="2019-12-05T22:33:00Z"/>
          <w:rFonts w:asciiTheme="majorHAnsi" w:hAnsiTheme="majorHAnsi" w:cstheme="majorHAnsi"/>
          <w:b/>
          <w:szCs w:val="26"/>
        </w:rPr>
      </w:pPr>
      <w:r>
        <w:rPr>
          <w:rFonts w:asciiTheme="majorHAnsi" w:hAnsiTheme="majorHAnsi" w:cstheme="majorHAnsi"/>
          <w:b/>
          <w:szCs w:val="26"/>
        </w:rPr>
        <w:t>Nguyễn Chung Minh</w:t>
      </w:r>
    </w:p>
    <w:p w14:paraId="1C07BD35" w14:textId="77777777" w:rsidR="00456D01" w:rsidRPr="00687E27" w:rsidRDefault="00456D01" w:rsidP="00456D01">
      <w:pPr>
        <w:rPr>
          <w:ins w:id="791" w:author="NTS Romanoff" w:date="2019-12-05T22:33:00Z"/>
          <w:rFonts w:asciiTheme="majorHAnsi" w:hAnsiTheme="majorHAnsi" w:cstheme="majorHAnsi"/>
          <w:lang w:val="vi-VN"/>
        </w:rPr>
      </w:pPr>
    </w:p>
    <w:p w14:paraId="3D10FB3A" w14:textId="4F82C586" w:rsidR="00456D01" w:rsidRDefault="00456D01">
      <w:pPr>
        <w:spacing w:after="160" w:line="259" w:lineRule="auto"/>
        <w:rPr>
          <w:ins w:id="792" w:author="NTS Romanoff" w:date="2019-12-05T22:34:00Z"/>
          <w:b/>
          <w:szCs w:val="26"/>
          <w:shd w:val="clear" w:color="auto" w:fill="FFFFFF"/>
          <w:lang w:val="vi-VN"/>
        </w:rPr>
      </w:pPr>
      <w:ins w:id="793" w:author="NTS Romanoff" w:date="2019-12-05T22:34:00Z">
        <w:r>
          <w:rPr>
            <w:b/>
            <w:szCs w:val="26"/>
            <w:shd w:val="clear" w:color="auto" w:fill="FFFFFF"/>
            <w:lang w:val="vi-VN"/>
          </w:rPr>
          <w:br w:type="page"/>
        </w:r>
      </w:ins>
    </w:p>
    <w:p w14:paraId="2FDD3B1E" w14:textId="77777777" w:rsidR="00456D01" w:rsidRPr="005B723C" w:rsidRDefault="00456D01" w:rsidP="00456D01">
      <w:pPr>
        <w:jc w:val="center"/>
        <w:rPr>
          <w:ins w:id="794" w:author="NTS Romanoff" w:date="2019-12-05T22:34:00Z"/>
          <w:b/>
          <w:sz w:val="32"/>
          <w:szCs w:val="32"/>
        </w:rPr>
      </w:pPr>
      <w:ins w:id="795" w:author="NTS Romanoff" w:date="2019-12-05T22:34:00Z">
        <w:r w:rsidRPr="005B723C">
          <w:rPr>
            <w:b/>
            <w:sz w:val="32"/>
            <w:szCs w:val="32"/>
          </w:rPr>
          <w:lastRenderedPageBreak/>
          <w:t>NHẬN XÉT CỦA GIÁO VIÊN HƯỚNG DẪN</w:t>
        </w:r>
      </w:ins>
    </w:p>
    <w:p w14:paraId="6E41D7F0" w14:textId="67F48DCA" w:rsidR="00456D01" w:rsidRPr="00456D01" w:rsidRDefault="00456D01">
      <w:pPr>
        <w:jc w:val="center"/>
        <w:rPr>
          <w:ins w:id="796" w:author="NTS Romanoff" w:date="2019-12-05T22:34:00Z"/>
          <w:b/>
          <w:sz w:val="36"/>
          <w:szCs w:val="36"/>
          <w:rPrChange w:id="797" w:author="NTS Romanoff" w:date="2019-12-05T22:34:00Z">
            <w:rPr>
              <w:ins w:id="798" w:author="NTS Romanoff" w:date="2019-12-05T22:34:00Z"/>
              <w:szCs w:val="26"/>
            </w:rPr>
          </w:rPrChange>
        </w:rPr>
        <w:pPrChange w:id="799" w:author="NTS Romanoff" w:date="2019-12-05T22:34:00Z">
          <w:pPr>
            <w:jc w:val="both"/>
          </w:pPr>
        </w:pPrChange>
      </w:pPr>
      <w:ins w:id="800" w:author="NTS Romanoff" w:date="2019-12-05T22:34:00Z">
        <w:r w:rsidRPr="00E52C94">
          <w:rPr>
            <w:b/>
            <w:sz w:val="36"/>
            <w:szCs w:val="36"/>
          </w:rPr>
          <w:sym w:font="Wingdings" w:char="F09A"/>
        </w:r>
        <w:r w:rsidRPr="00E52C94">
          <w:rPr>
            <w:b/>
            <w:sz w:val="36"/>
            <w:szCs w:val="36"/>
          </w:rPr>
          <w:t xml:space="preserve"> </w:t>
        </w:r>
        <w:r w:rsidRPr="00E52C94">
          <w:rPr>
            <w:b/>
            <w:sz w:val="36"/>
            <w:szCs w:val="36"/>
          </w:rPr>
          <w:sym w:font="Wingdings" w:char="F0AB"/>
        </w:r>
        <w:r w:rsidRPr="00E52C94">
          <w:rPr>
            <w:b/>
            <w:sz w:val="36"/>
            <w:szCs w:val="36"/>
          </w:rPr>
          <w:t xml:space="preserve"> </w:t>
        </w:r>
        <w:r w:rsidRPr="00E52C94">
          <w:rPr>
            <w:b/>
            <w:sz w:val="36"/>
            <w:szCs w:val="36"/>
          </w:rPr>
          <w:sym w:font="Wingdings" w:char="F09B"/>
        </w:r>
      </w:ins>
    </w:p>
    <w:p w14:paraId="6F060799" w14:textId="4B5CED8B" w:rsidR="00456D01" w:rsidRDefault="00456D01" w:rsidP="00456D01">
      <w:pPr>
        <w:tabs>
          <w:tab w:val="left" w:leader="dot" w:pos="8880"/>
        </w:tabs>
        <w:spacing w:line="480" w:lineRule="auto"/>
        <w:jc w:val="both"/>
        <w:rPr>
          <w:ins w:id="801" w:author="NTS Romanoff" w:date="2019-12-05T22:34:00Z"/>
          <w:szCs w:val="26"/>
        </w:rPr>
      </w:pPr>
      <w:ins w:id="802" w:author="NTS Romanoff" w:date="2019-12-05T22:34:00Z">
        <w:r w:rsidRPr="00E52C94">
          <w:rPr>
            <w:szCs w:val="26"/>
          </w:rPr>
          <w:tab/>
        </w:r>
        <w:r w:rsidRPr="00E52C94">
          <w:rPr>
            <w:szCs w:val="26"/>
          </w:rPr>
          <w:tab/>
        </w:r>
        <w:r w:rsidRPr="00E52C94">
          <w:rPr>
            <w:szCs w:val="26"/>
          </w:rPr>
          <w:tab/>
        </w:r>
        <w:r w:rsidRPr="00E52C94">
          <w:rPr>
            <w:szCs w:val="26"/>
          </w:rPr>
          <w:tab/>
        </w:r>
        <w:r w:rsidRPr="00E52C94">
          <w:rPr>
            <w:szCs w:val="26"/>
          </w:rPr>
          <w:tab/>
        </w:r>
        <w:r w:rsidRPr="00E52C94">
          <w:rPr>
            <w:szCs w:val="26"/>
          </w:rPr>
          <w:tab/>
        </w:r>
        <w:r w:rsidRPr="00E52C94">
          <w:rPr>
            <w:szCs w:val="26"/>
          </w:rPr>
          <w:tab/>
        </w:r>
        <w:r w:rsidRPr="00E52C94">
          <w:rPr>
            <w:szCs w:val="26"/>
          </w:rPr>
          <w:tab/>
        </w:r>
        <w:r w:rsidRPr="00E52C94">
          <w:rPr>
            <w:szCs w:val="26"/>
          </w:rPr>
          <w:tab/>
        </w:r>
        <w:r w:rsidRPr="00E52C94">
          <w:rPr>
            <w:szCs w:val="26"/>
          </w:rPr>
          <w:tab/>
        </w:r>
        <w:r w:rsidRPr="00E52C94">
          <w:rPr>
            <w:szCs w:val="26"/>
          </w:rPr>
          <w:tab/>
        </w:r>
        <w:r w:rsidRPr="00E52C94">
          <w:rPr>
            <w:szCs w:val="26"/>
          </w:rPr>
          <w:tab/>
        </w:r>
      </w:ins>
    </w:p>
    <w:p w14:paraId="22302115" w14:textId="77777777" w:rsidR="00456D01" w:rsidRDefault="00456D01" w:rsidP="00456D01">
      <w:pPr>
        <w:tabs>
          <w:tab w:val="left" w:leader="dot" w:pos="8880"/>
        </w:tabs>
        <w:spacing w:line="480" w:lineRule="auto"/>
        <w:jc w:val="both"/>
        <w:rPr>
          <w:ins w:id="803" w:author="NTS Romanoff" w:date="2019-12-05T22:34:00Z"/>
          <w:szCs w:val="26"/>
        </w:rPr>
      </w:pPr>
      <w:ins w:id="804" w:author="NTS Romanoff" w:date="2019-12-05T22:34:00Z">
        <w:r>
          <w:rPr>
            <w:szCs w:val="26"/>
          </w:rPr>
          <w:tab/>
        </w:r>
      </w:ins>
    </w:p>
    <w:p w14:paraId="4B49234C" w14:textId="77777777" w:rsidR="00456D01" w:rsidRDefault="00456D01" w:rsidP="00456D01">
      <w:pPr>
        <w:tabs>
          <w:tab w:val="left" w:leader="dot" w:pos="8880"/>
        </w:tabs>
        <w:spacing w:line="480" w:lineRule="auto"/>
        <w:jc w:val="both"/>
        <w:rPr>
          <w:ins w:id="805" w:author="NTS Romanoff" w:date="2019-12-05T22:34:00Z"/>
          <w:szCs w:val="26"/>
        </w:rPr>
      </w:pPr>
      <w:ins w:id="806" w:author="NTS Romanoff" w:date="2019-12-05T22:34:00Z">
        <w:r>
          <w:rPr>
            <w:noProof/>
          </w:rPr>
          <mc:AlternateContent>
            <mc:Choice Requires="wps">
              <w:drawing>
                <wp:anchor distT="0" distB="0" distL="114300" distR="114300" simplePos="0" relativeHeight="251736064" behindDoc="0" locked="0" layoutInCell="1" allowOverlap="1" wp14:anchorId="77CB44C2" wp14:editId="4C19C10F">
                  <wp:simplePos x="0" y="0"/>
                  <wp:positionH relativeFrom="column">
                    <wp:posOffset>0</wp:posOffset>
                  </wp:positionH>
                  <wp:positionV relativeFrom="paragraph">
                    <wp:posOffset>328295</wp:posOffset>
                  </wp:positionV>
                  <wp:extent cx="1905000" cy="1485900"/>
                  <wp:effectExtent l="7620" t="5080" r="11430" b="13970"/>
                  <wp:wrapNone/>
                  <wp:docPr id="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485900"/>
                          </a:xfrm>
                          <a:prstGeom prst="roundRect">
                            <a:avLst>
                              <a:gd name="adj" fmla="val 4912"/>
                            </a:avLst>
                          </a:prstGeom>
                          <a:solidFill>
                            <a:srgbClr val="FFFFFF"/>
                          </a:solidFill>
                          <a:ln w="9525">
                            <a:solidFill>
                              <a:srgbClr val="000000"/>
                            </a:solidFill>
                            <a:round/>
                            <a:headEnd/>
                            <a:tailEnd/>
                          </a:ln>
                        </wps:spPr>
                        <wps:txbx>
                          <w:txbxContent>
                            <w:p w14:paraId="4D32A6DE" w14:textId="77777777" w:rsidR="00B6674C" w:rsidRPr="003F4494" w:rsidRDefault="00B6674C" w:rsidP="00456D01">
                              <w:pPr>
                                <w:jc w:val="center"/>
                                <w:rPr>
                                  <w:b/>
                                </w:rPr>
                              </w:pPr>
                              <w:r w:rsidRPr="003F4494">
                                <w:rPr>
                                  <w:b/>
                                </w:rPr>
                                <w:t>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CB44C2" id="AutoShape 16" o:spid="_x0000_s1042" style="position:absolute;left:0;text-align:left;margin-left:0;margin-top:25.85pt;width:150pt;height:1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2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">
                  <v:textbox>
                    <w:txbxContent>
                      <w:p w14:paraId="4D32A6DE" w14:textId="77777777" w:rsidR="00B6674C" w:rsidRPr="003F4494" w:rsidRDefault="00B6674C" w:rsidP="00456D01">
                        <w:pPr>
                          <w:jc w:val="center"/>
                          <w:rPr>
                            <w:b/>
                          </w:rPr>
                        </w:pPr>
                        <w:r w:rsidRPr="003F4494">
                          <w:rPr>
                            <w:b/>
                          </w:rPr>
                          <w:t>Điểm</w:t>
                        </w:r>
                      </w:p>
                    </w:txbxContent>
                  </v:textbox>
                </v:roundrect>
              </w:pict>
            </mc:Fallback>
          </mc:AlternateContent>
        </w:r>
        <w:r>
          <w:rPr>
            <w:szCs w:val="26"/>
          </w:rPr>
          <w:tab/>
        </w:r>
      </w:ins>
    </w:p>
    <w:p w14:paraId="4FDBF0A0" w14:textId="2B110909" w:rsidR="00456D01" w:rsidRPr="003F4494" w:rsidRDefault="00456D01" w:rsidP="00456D01">
      <w:pPr>
        <w:ind w:left="4320"/>
        <w:jc w:val="center"/>
        <w:rPr>
          <w:ins w:id="807" w:author="NTS Romanoff" w:date="2019-12-05T22:34:00Z"/>
          <w:sz w:val="28"/>
          <w:szCs w:val="28"/>
        </w:rPr>
      </w:pPr>
      <w:ins w:id="808" w:author="NTS Romanoff" w:date="2019-12-05T22:34:00Z">
        <w:r w:rsidRPr="003F4494">
          <w:rPr>
            <w:sz w:val="28"/>
            <w:szCs w:val="28"/>
          </w:rPr>
          <w:t>TP.HCM, ngày …. tháng ….  n</w:t>
        </w:r>
        <w:r w:rsidRPr="003F4494">
          <w:rPr>
            <w:rFonts w:hint="eastAsia"/>
            <w:sz w:val="28"/>
            <w:szCs w:val="28"/>
          </w:rPr>
          <w:t>ă</w:t>
        </w:r>
        <w:r>
          <w:rPr>
            <w:sz w:val="28"/>
            <w:szCs w:val="28"/>
          </w:rPr>
          <w:t>m 20</w:t>
        </w:r>
      </w:ins>
      <w:r w:rsidR="001C33D6">
        <w:rPr>
          <w:sz w:val="28"/>
          <w:szCs w:val="28"/>
        </w:rPr>
        <w:t>20</w:t>
      </w:r>
    </w:p>
    <w:p w14:paraId="43AB180B" w14:textId="77777777" w:rsidR="00456D01" w:rsidRPr="003F4494" w:rsidRDefault="00456D01" w:rsidP="00456D01">
      <w:pPr>
        <w:ind w:left="4320"/>
        <w:jc w:val="center"/>
        <w:rPr>
          <w:ins w:id="809" w:author="NTS Romanoff" w:date="2019-12-05T22:34:00Z"/>
          <w:sz w:val="28"/>
          <w:szCs w:val="28"/>
        </w:rPr>
      </w:pPr>
      <w:ins w:id="810" w:author="NTS Romanoff" w:date="2019-12-05T22:34:00Z">
        <w:r w:rsidRPr="003F4494">
          <w:rPr>
            <w:sz w:val="28"/>
            <w:szCs w:val="28"/>
          </w:rPr>
          <w:t>Giáo viên h</w:t>
        </w:r>
        <w:r w:rsidRPr="003F4494">
          <w:rPr>
            <w:rFonts w:hint="eastAsia"/>
            <w:sz w:val="28"/>
            <w:szCs w:val="28"/>
          </w:rPr>
          <w:t>ư</w:t>
        </w:r>
        <w:r w:rsidRPr="003F4494">
          <w:rPr>
            <w:sz w:val="28"/>
            <w:szCs w:val="28"/>
          </w:rPr>
          <w:t>ớng dẫn</w:t>
        </w:r>
      </w:ins>
    </w:p>
    <w:p w14:paraId="15C649BF" w14:textId="77777777" w:rsidR="00456D01" w:rsidRPr="003F4494" w:rsidRDefault="00456D01" w:rsidP="00456D01">
      <w:pPr>
        <w:ind w:left="4320"/>
        <w:jc w:val="center"/>
        <w:rPr>
          <w:ins w:id="811" w:author="NTS Romanoff" w:date="2019-12-05T22:34:00Z"/>
          <w:sz w:val="28"/>
          <w:szCs w:val="28"/>
        </w:rPr>
      </w:pPr>
    </w:p>
    <w:p w14:paraId="24EA3939" w14:textId="70966F21" w:rsidR="001C33D6" w:rsidRDefault="00456D01" w:rsidP="00456D01">
      <w:pPr>
        <w:ind w:left="4320"/>
        <w:jc w:val="center"/>
        <w:rPr>
          <w:sz w:val="28"/>
          <w:szCs w:val="28"/>
        </w:rPr>
      </w:pPr>
      <w:ins w:id="812" w:author="NTS Romanoff" w:date="2019-12-05T22:34:00Z">
        <w:r w:rsidRPr="003F4494">
          <w:rPr>
            <w:sz w:val="28"/>
            <w:szCs w:val="28"/>
          </w:rPr>
          <w:br/>
        </w:r>
      </w:ins>
    </w:p>
    <w:p w14:paraId="563230A9" w14:textId="77777777" w:rsidR="001C33D6" w:rsidRPr="003F4494" w:rsidRDefault="001C33D6" w:rsidP="00456D01">
      <w:pPr>
        <w:ind w:left="4320"/>
        <w:jc w:val="center"/>
        <w:rPr>
          <w:ins w:id="813" w:author="NTS Romanoff" w:date="2019-12-05T22:34:00Z"/>
          <w:sz w:val="28"/>
          <w:szCs w:val="28"/>
        </w:rPr>
      </w:pPr>
    </w:p>
    <w:p w14:paraId="10163DC5" w14:textId="77777777" w:rsidR="00456D01" w:rsidRPr="003F4494" w:rsidRDefault="00456D01" w:rsidP="00456D01">
      <w:pPr>
        <w:ind w:left="4320"/>
        <w:jc w:val="center"/>
        <w:rPr>
          <w:ins w:id="814" w:author="NTS Romanoff" w:date="2019-12-05T22:34:00Z"/>
          <w:sz w:val="28"/>
          <w:szCs w:val="28"/>
        </w:rPr>
      </w:pPr>
    </w:p>
    <w:p w14:paraId="66E07D45" w14:textId="72BF6359" w:rsidR="00456D01" w:rsidRPr="00456D01" w:rsidRDefault="001C33D6">
      <w:pPr>
        <w:ind w:left="4320"/>
        <w:jc w:val="center"/>
        <w:rPr>
          <w:b/>
          <w:sz w:val="28"/>
          <w:szCs w:val="28"/>
          <w:rPrChange w:id="815" w:author="NTS Romanoff" w:date="2019-12-05T22:34:00Z">
            <w:rPr>
              <w:b/>
              <w:szCs w:val="26"/>
              <w:shd w:val="clear" w:color="auto" w:fill="FFFFFF"/>
              <w:lang w:val="vi-VN"/>
            </w:rPr>
          </w:rPrChange>
        </w:rPr>
        <w:pPrChange w:id="816" w:author="NTS Romanoff" w:date="2019-12-05T22:34:00Z">
          <w:pPr>
            <w:pStyle w:val="NormalWeb"/>
            <w:spacing w:before="120" w:beforeAutospacing="0" w:after="0" w:afterAutospacing="0"/>
            <w:textAlignment w:val="baseline"/>
          </w:pPr>
        </w:pPrChange>
      </w:pPr>
      <w:r>
        <w:rPr>
          <w:b/>
          <w:sz w:val="28"/>
          <w:szCs w:val="28"/>
        </w:rPr>
        <w:t>NGUYỄN KIM HƯNG</w:t>
      </w:r>
    </w:p>
    <w:sectPr w:rsidR="00456D01" w:rsidRPr="00456D01" w:rsidSect="0050528D">
      <w:headerReference w:type="default" r:id="rId46"/>
      <w:footerReference w:type="default" r:id="rId47"/>
      <w:pgSz w:w="11909" w:h="16834" w:code="9"/>
      <w:pgMar w:top="1135" w:right="1152" w:bottom="1440" w:left="981"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8E89B" w14:textId="77777777" w:rsidR="006360B2" w:rsidRDefault="006360B2" w:rsidP="00E70FD1">
      <w:r>
        <w:separator/>
      </w:r>
    </w:p>
  </w:endnote>
  <w:endnote w:type="continuationSeparator" w:id="0">
    <w:p w14:paraId="0428572B" w14:textId="77777777" w:rsidR="006360B2" w:rsidRDefault="006360B2"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FA970" w14:textId="2CB2A16C" w:rsidR="00B6674C" w:rsidRDefault="00B6674C">
    <w:pPr>
      <w:pStyle w:val="BodyText0"/>
      <w:spacing w:line="14" w:lineRule="auto"/>
      <w:rPr>
        <w:sz w:val="20"/>
      </w:rPr>
    </w:pPr>
    <w:r>
      <w:rPr>
        <w:noProof/>
        <w:lang w:val="en-US"/>
      </w:rPr>
      <mc:AlternateContent>
        <mc:Choice Requires="wps">
          <w:drawing>
            <wp:anchor distT="0" distB="0" distL="114300" distR="114300" simplePos="0" relativeHeight="251659264" behindDoc="1" locked="0" layoutInCell="1" allowOverlap="1" wp14:anchorId="0D35CA2D" wp14:editId="5258C7EA">
              <wp:simplePos x="0" y="0"/>
              <wp:positionH relativeFrom="page">
                <wp:posOffset>904875</wp:posOffset>
              </wp:positionH>
              <wp:positionV relativeFrom="page">
                <wp:posOffset>9544050</wp:posOffset>
              </wp:positionV>
              <wp:extent cx="2428875" cy="203835"/>
              <wp:effectExtent l="0" t="0" r="9525" b="571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DE51" w14:textId="623B8D7D" w:rsidR="00B6674C" w:rsidRPr="00392109" w:rsidRDefault="00B6674C">
                          <w:pPr>
                            <w:spacing w:before="10"/>
                            <w:ind w:left="20"/>
                            <w:rPr>
                              <w:i/>
                              <w:sz w:val="24"/>
                            </w:rPr>
                          </w:pPr>
                          <w:r>
                            <w:rPr>
                              <w:i/>
                              <w:sz w:val="24"/>
                            </w:rPr>
                            <w:t>Nguyễn Chung Minh - Lớp 16DTHC1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5CA2D" id="_x0000_t202" coordsize="21600,21600" o:spt="202" path="m,l,21600r21600,l21600,xe">
              <v:stroke joinstyle="miter"/>
              <v:path gradientshapeok="t" o:connecttype="rect"/>
            </v:shapetype>
            <v:shape id="Text Box 2" o:spid="_x0000_s1045" type="#_x0000_t202" style="position:absolute;margin-left:71.25pt;margin-top:751.5pt;width:191.25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" filled="f" stroked="f">
              <v:textbox inset="0,0,0,0">
                <w:txbxContent>
                  <w:p w14:paraId="6EF0DE51" w14:textId="623B8D7D" w:rsidR="00B6674C" w:rsidRPr="00392109" w:rsidRDefault="00B6674C">
                    <w:pPr>
                      <w:spacing w:before="10"/>
                      <w:ind w:left="20"/>
                      <w:rPr>
                        <w:i/>
                        <w:sz w:val="24"/>
                      </w:rPr>
                    </w:pPr>
                    <w:r>
                      <w:rPr>
                        <w:i/>
                        <w:sz w:val="24"/>
                      </w:rPr>
                      <w:t>Nguyễn Chung Minh - Lớp 16DTHC1</w:t>
                    </w:r>
                  </w:p>
                </w:txbxContent>
              </v:textbox>
              <w10:wrap anchorx="page" anchory="page"/>
            </v:shape>
          </w:pict>
        </mc:Fallback>
      </mc:AlternateContent>
    </w:r>
    <w:r>
      <w:rPr>
        <w:noProof/>
        <w:lang w:val="en-US"/>
      </w:rPr>
      <mc:AlternateContent>
        <mc:Choice Requires="wps">
          <w:drawing>
            <wp:anchor distT="0" distB="0" distL="114300" distR="114300" simplePos="0" relativeHeight="251658240" behindDoc="1" locked="0" layoutInCell="1" allowOverlap="1" wp14:anchorId="25746F8F" wp14:editId="32FA3AF1">
              <wp:simplePos x="0" y="0"/>
              <wp:positionH relativeFrom="page">
                <wp:posOffset>914400</wp:posOffset>
              </wp:positionH>
              <wp:positionV relativeFrom="page">
                <wp:posOffset>9488755</wp:posOffset>
              </wp:positionV>
              <wp:extent cx="6172200" cy="57150"/>
              <wp:effectExtent l="0" t="0" r="0" b="0"/>
              <wp:wrapNone/>
              <wp:docPr id="1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57150"/>
                      </a:xfrm>
                      <a:custGeom>
                        <a:avLst/>
                        <a:gdLst>
                          <a:gd name="T0" fmla="+- 0 11160 1440"/>
                          <a:gd name="T1" fmla="*/ T0 w 9720"/>
                          <a:gd name="T2" fmla="+- 0 14787 14715"/>
                          <a:gd name="T3" fmla="*/ 14787 h 90"/>
                          <a:gd name="T4" fmla="+- 0 1440 1440"/>
                          <a:gd name="T5" fmla="*/ T4 w 9720"/>
                          <a:gd name="T6" fmla="+- 0 14787 14715"/>
                          <a:gd name="T7" fmla="*/ 14787 h 90"/>
                          <a:gd name="T8" fmla="+- 0 1440 1440"/>
                          <a:gd name="T9" fmla="*/ T8 w 9720"/>
                          <a:gd name="T10" fmla="+- 0 14805 14715"/>
                          <a:gd name="T11" fmla="*/ 14805 h 90"/>
                          <a:gd name="T12" fmla="+- 0 11160 1440"/>
                          <a:gd name="T13" fmla="*/ T12 w 9720"/>
                          <a:gd name="T14" fmla="+- 0 14805 14715"/>
                          <a:gd name="T15" fmla="*/ 14805 h 90"/>
                          <a:gd name="T16" fmla="+- 0 11160 1440"/>
                          <a:gd name="T17" fmla="*/ T16 w 9720"/>
                          <a:gd name="T18" fmla="+- 0 14787 14715"/>
                          <a:gd name="T19" fmla="*/ 14787 h 90"/>
                          <a:gd name="T20" fmla="+- 0 11160 1440"/>
                          <a:gd name="T21" fmla="*/ T20 w 9720"/>
                          <a:gd name="T22" fmla="+- 0 14715 14715"/>
                          <a:gd name="T23" fmla="*/ 14715 h 90"/>
                          <a:gd name="T24" fmla="+- 0 1440 1440"/>
                          <a:gd name="T25" fmla="*/ T24 w 9720"/>
                          <a:gd name="T26" fmla="+- 0 14715 14715"/>
                          <a:gd name="T27" fmla="*/ 14715 h 90"/>
                          <a:gd name="T28" fmla="+- 0 1440 1440"/>
                          <a:gd name="T29" fmla="*/ T28 w 9720"/>
                          <a:gd name="T30" fmla="+- 0 14769 14715"/>
                          <a:gd name="T31" fmla="*/ 14769 h 90"/>
                          <a:gd name="T32" fmla="+- 0 11160 1440"/>
                          <a:gd name="T33" fmla="*/ T32 w 9720"/>
                          <a:gd name="T34" fmla="+- 0 14769 14715"/>
                          <a:gd name="T35" fmla="*/ 14769 h 90"/>
                          <a:gd name="T36" fmla="+- 0 11160 1440"/>
                          <a:gd name="T37" fmla="*/ T36 w 9720"/>
                          <a:gd name="T38" fmla="+- 0 14715 14715"/>
                          <a:gd name="T39" fmla="*/ 1471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20" h="90">
                            <a:moveTo>
                              <a:pt x="9720" y="72"/>
                            </a:moveTo>
                            <a:lnTo>
                              <a:pt x="0" y="72"/>
                            </a:lnTo>
                            <a:lnTo>
                              <a:pt x="0" y="90"/>
                            </a:lnTo>
                            <a:lnTo>
                              <a:pt x="9720" y="90"/>
                            </a:lnTo>
                            <a:lnTo>
                              <a:pt x="9720" y="72"/>
                            </a:lnTo>
                            <a:close/>
                            <a:moveTo>
                              <a:pt x="9720" y="0"/>
                            </a:moveTo>
                            <a:lnTo>
                              <a:pt x="0" y="0"/>
                            </a:lnTo>
                            <a:lnTo>
                              <a:pt x="0" y="54"/>
                            </a:lnTo>
                            <a:lnTo>
                              <a:pt x="9720" y="54"/>
                            </a:lnTo>
                            <a:lnTo>
                              <a:pt x="97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9CAF2" id="AutoShape 3" o:spid="_x0000_s1026" style="position:absolute;margin-left:1in;margin-top:747.15pt;width:486pt;height: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" path="m9720,72l,72,,90r9720,l9720,72xm9720,l,,,54r9720,l9720,xe" fillcolor="black" stroked="f">
              <v:path arrowok="t" o:connecttype="custom" o:connectlocs="6172200,9389745;0,9389745;0,9401175;6172200,9401175;6172200,9389745;6172200,9344025;0,9344025;0,9378315;6172200,9378315;6172200,9344025" o:connectangles="0,0,0,0,0,0,0,0,0,0"/>
              <w10:wrap anchorx="page" anchory="page"/>
            </v:shape>
          </w:pict>
        </mc:Fallback>
      </mc:AlternateContent>
    </w:r>
    <w:r>
      <w:rPr>
        <w:noProof/>
        <w:lang w:val="en-US"/>
      </w:rPr>
      <mc:AlternateContent>
        <mc:Choice Requires="wps">
          <w:drawing>
            <wp:anchor distT="0" distB="0" distL="114300" distR="114300" simplePos="0" relativeHeight="251660288" behindDoc="1" locked="0" layoutInCell="1" allowOverlap="1" wp14:anchorId="38933694" wp14:editId="44B40EB6">
              <wp:simplePos x="0" y="0"/>
              <wp:positionH relativeFrom="page">
                <wp:posOffset>6834505</wp:posOffset>
              </wp:positionH>
              <wp:positionV relativeFrom="page">
                <wp:posOffset>9544504</wp:posOffset>
              </wp:positionV>
              <wp:extent cx="261620" cy="2038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F0E36" w14:textId="2926E4FB" w:rsidR="00B6674C" w:rsidRDefault="00B6674C">
                          <w:pPr>
                            <w:spacing w:line="297" w:lineRule="exact"/>
                            <w:ind w:left="20"/>
                            <w:rPr>
                              <w:rFonts w:ascii="Arial"/>
                              <w:sz w:val="28"/>
                            </w:rPr>
                          </w:pPr>
                          <w:r>
                            <w:rPr>
                              <w:w w:val="90"/>
                              <w:sz w:val="24"/>
                            </w:rPr>
                            <w:t>-</w:t>
                          </w:r>
                          <w:r>
                            <w:fldChar w:fldCharType="begin"/>
                          </w:r>
                          <w:r>
                            <w:rPr>
                              <w:w w:val="90"/>
                              <w:sz w:val="24"/>
                            </w:rPr>
                            <w:instrText xml:space="preserve"> PAGE </w:instrText>
                          </w:r>
                          <w:r>
                            <w:fldChar w:fldCharType="separate"/>
                          </w:r>
                          <w:r w:rsidR="008C6A41">
                            <w:rPr>
                              <w:noProof/>
                              <w:w w:val="90"/>
                              <w:sz w:val="24"/>
                            </w:rPr>
                            <w:t>2</w:t>
                          </w:r>
                          <w:r>
                            <w:fldChar w:fldCharType="end"/>
                          </w:r>
                          <w:r>
                            <w:rPr>
                              <w:rFonts w:ascii="Arial"/>
                              <w:w w:val="90"/>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33694" id="Text Box 1" o:spid="_x0000_s1046" type="#_x0000_t202" style="position:absolute;margin-left:538.15pt;margin-top:751.55pt;width:20.6pt;height:1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fyrwIAAK8FAAAOAAAAZHJzL2Uyb0RvYy54bWysVG1vmzAQ/j5p/8Hyd8pLCAV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" filled="f" stroked="f">
              <v:textbox inset="0,0,0,0">
                <w:txbxContent>
                  <w:p w14:paraId="169F0E36" w14:textId="2926E4FB" w:rsidR="00B6674C" w:rsidRDefault="00B6674C">
                    <w:pPr>
                      <w:spacing w:line="297" w:lineRule="exact"/>
                      <w:ind w:left="20"/>
                      <w:rPr>
                        <w:rFonts w:ascii="Arial"/>
                        <w:sz w:val="28"/>
                      </w:rPr>
                    </w:pPr>
                    <w:r>
                      <w:rPr>
                        <w:w w:val="90"/>
                        <w:sz w:val="24"/>
                      </w:rPr>
                      <w:t>-</w:t>
                    </w:r>
                    <w:r>
                      <w:fldChar w:fldCharType="begin"/>
                    </w:r>
                    <w:r>
                      <w:rPr>
                        <w:w w:val="90"/>
                        <w:sz w:val="24"/>
                      </w:rPr>
                      <w:instrText xml:space="preserve"> PAGE </w:instrText>
                    </w:r>
                    <w:r>
                      <w:fldChar w:fldCharType="separate"/>
                    </w:r>
                    <w:r w:rsidR="008C6A41">
                      <w:rPr>
                        <w:noProof/>
                        <w:w w:val="90"/>
                        <w:sz w:val="24"/>
                      </w:rPr>
                      <w:t>2</w:t>
                    </w:r>
                    <w:r>
                      <w:fldChar w:fldCharType="end"/>
                    </w:r>
                    <w:r>
                      <w:rPr>
                        <w:rFonts w:ascii="Arial"/>
                        <w:w w:val="90"/>
                        <w:sz w:val="28"/>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C47E4" w14:textId="06A51BD4" w:rsidR="00B6674C" w:rsidRPr="007847DC" w:rsidRDefault="00B6674C" w:rsidP="007E6EAB">
    <w:pPr>
      <w:pStyle w:val="Footer"/>
      <w:pBdr>
        <w:top w:val="thinThickSmallGap" w:sz="24" w:space="1" w:color="auto"/>
      </w:pBdr>
      <w:tabs>
        <w:tab w:val="clear" w:pos="4320"/>
        <w:tab w:val="clear" w:pos="8640"/>
        <w:tab w:val="left" w:pos="7840"/>
        <w:tab w:val="right" w:pos="8820"/>
      </w:tabs>
      <w:jc w:val="center"/>
      <w:rPr>
        <w:b/>
        <w:sz w:val="22"/>
      </w:rPr>
    </w:pP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8C6A41">
      <w:rPr>
        <w:rStyle w:val="PageNumber"/>
        <w:b/>
        <w:noProof/>
        <w:sz w:val="22"/>
      </w:rPr>
      <w:t>36</w:t>
    </w:r>
    <w:r w:rsidRPr="000D7E0B">
      <w:rPr>
        <w:rStyle w:val="PageNumber"/>
        <w:b/>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8C80E" w14:textId="77777777" w:rsidR="006360B2" w:rsidRDefault="006360B2" w:rsidP="00E70FD1">
      <w:r>
        <w:separator/>
      </w:r>
    </w:p>
  </w:footnote>
  <w:footnote w:type="continuationSeparator" w:id="0">
    <w:p w14:paraId="3E5048CE" w14:textId="77777777" w:rsidR="006360B2" w:rsidRDefault="006360B2" w:rsidP="00E70FD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DCC2D" w14:textId="77777777" w:rsidR="00B6674C" w:rsidRDefault="00B6674C">
    <w:pPr>
      <w:pStyle w:val="BodyText0"/>
      <w:spacing w:line="14" w:lineRule="auto"/>
      <w:rPr>
        <w:sz w:val="20"/>
      </w:rPr>
    </w:pPr>
    <w:r>
      <w:rPr>
        <w:noProof/>
        <w:lang w:val="en-US"/>
      </w:rPr>
      <mc:AlternateContent>
        <mc:Choice Requires="wps">
          <w:drawing>
            <wp:anchor distT="0" distB="0" distL="114300" distR="114300" simplePos="0" relativeHeight="251657216" behindDoc="1" locked="0" layoutInCell="1" allowOverlap="1" wp14:anchorId="1A7E9CE4" wp14:editId="14BD7E77">
              <wp:simplePos x="0" y="0"/>
              <wp:positionH relativeFrom="page">
                <wp:posOffset>5124450</wp:posOffset>
              </wp:positionH>
              <wp:positionV relativeFrom="page">
                <wp:posOffset>447676</wp:posOffset>
              </wp:positionV>
              <wp:extent cx="1938020" cy="209550"/>
              <wp:effectExtent l="0" t="0" r="5080" b="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02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40CE3" w14:textId="503C078A" w:rsidR="00B6674C" w:rsidRDefault="00B6674C">
                          <w:pPr>
                            <w:spacing w:before="9"/>
                            <w:ind w:left="20"/>
                            <w:rPr>
                              <w:i/>
                              <w:sz w:val="28"/>
                            </w:rPr>
                          </w:pPr>
                          <w:r>
                            <w:rPr>
                              <w:i/>
                              <w:sz w:val="28"/>
                            </w:rPr>
                            <w:t>App Quản Lý Phòng Gym</w:t>
                          </w:r>
                        </w:p>
                        <w:p w14:paraId="29FA0809" w14:textId="77777777" w:rsidR="00B6674C" w:rsidRPr="00F6216A" w:rsidRDefault="00B6674C">
                          <w:pPr>
                            <w:spacing w:before="9"/>
                            <w:ind w:left="20"/>
                            <w:rPr>
                              <w:i/>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E9CE4" id="_x0000_t202" coordsize="21600,21600" o:spt="202" path="m,l,21600r21600,l21600,xe">
              <v:stroke joinstyle="miter"/>
              <v:path gradientshapeok="t" o:connecttype="rect"/>
            </v:shapetype>
            <v:shape id="Text Box 4" o:spid="_x0000_s1043" type="#_x0000_t202" style="position:absolute;margin-left:403.5pt;margin-top:35.25pt;width:152.6pt;height: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" filled="f" stroked="f">
              <v:textbox inset="0,0,0,0">
                <w:txbxContent>
                  <w:p w14:paraId="03140CE3" w14:textId="503C078A" w:rsidR="00B6674C" w:rsidRDefault="00B6674C">
                    <w:pPr>
                      <w:spacing w:before="9"/>
                      <w:ind w:left="20"/>
                      <w:rPr>
                        <w:i/>
                        <w:sz w:val="28"/>
                      </w:rPr>
                    </w:pPr>
                    <w:r>
                      <w:rPr>
                        <w:i/>
                        <w:sz w:val="28"/>
                      </w:rPr>
                      <w:t>App Quản Lý Phòng Gym</w:t>
                    </w:r>
                  </w:p>
                  <w:p w14:paraId="29FA0809" w14:textId="77777777" w:rsidR="00B6674C" w:rsidRPr="00F6216A" w:rsidRDefault="00B6674C">
                    <w:pPr>
                      <w:spacing w:before="9"/>
                      <w:ind w:left="20"/>
                      <w:rPr>
                        <w:i/>
                        <w:sz w:val="28"/>
                      </w:rPr>
                    </w:pPr>
                  </w:p>
                </w:txbxContent>
              </v:textbox>
              <w10:wrap anchorx="page" anchory="page"/>
            </v:shape>
          </w:pict>
        </mc:Fallback>
      </mc:AlternateContent>
    </w:r>
    <w:r>
      <w:rPr>
        <w:noProof/>
        <w:lang w:val="en-US"/>
      </w:rPr>
      <mc:AlternateContent>
        <mc:Choice Requires="wps">
          <w:drawing>
            <wp:anchor distT="0" distB="0" distL="114300" distR="114300" simplePos="0" relativeHeight="251656192" behindDoc="1" locked="0" layoutInCell="1" allowOverlap="1" wp14:anchorId="1C4B5121" wp14:editId="44A959B9">
              <wp:simplePos x="0" y="0"/>
              <wp:positionH relativeFrom="page">
                <wp:posOffset>901700</wp:posOffset>
              </wp:positionH>
              <wp:positionV relativeFrom="page">
                <wp:posOffset>447040</wp:posOffset>
              </wp:positionV>
              <wp:extent cx="1226185" cy="22288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18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F1896" w14:textId="77777777" w:rsidR="00B6674C" w:rsidRPr="00F6216A" w:rsidRDefault="00B6674C">
                          <w:pPr>
                            <w:spacing w:before="9"/>
                            <w:ind w:left="20"/>
                            <w:rPr>
                              <w:i/>
                              <w:sz w:val="28"/>
                            </w:rPr>
                          </w:pPr>
                          <w:r>
                            <w:rPr>
                              <w:i/>
                              <w:sz w:val="28"/>
                            </w:rPr>
                            <w:t>Đồ án tổng hợp</w:t>
                          </w:r>
                          <w:r>
                            <w:rPr>
                              <w:i/>
                              <w:sz w:val="2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B5121" id="Text Box 5" o:spid="_x0000_s1044" type="#_x0000_t202" style="position:absolute;margin-left:71pt;margin-top:35.2pt;width:96.55pt;height:17.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" filled="f" stroked="f">
              <v:textbox inset="0,0,0,0">
                <w:txbxContent>
                  <w:p w14:paraId="333F1896" w14:textId="77777777" w:rsidR="00B6674C" w:rsidRPr="00F6216A" w:rsidRDefault="00B6674C">
                    <w:pPr>
                      <w:spacing w:before="9"/>
                      <w:ind w:left="20"/>
                      <w:rPr>
                        <w:i/>
                        <w:sz w:val="28"/>
                      </w:rPr>
                    </w:pPr>
                    <w:r>
                      <w:rPr>
                        <w:i/>
                        <w:sz w:val="28"/>
                      </w:rPr>
                      <w:t>Đồ án tổng hợp</w:t>
                    </w:r>
                    <w:r>
                      <w:rPr>
                        <w:i/>
                        <w:sz w:val="28"/>
                      </w:rPr>
                      <w:tab/>
                    </w:r>
                  </w:p>
                </w:txbxContent>
              </v:textbox>
              <w10:wrap anchorx="page" anchory="page"/>
            </v:shape>
          </w:pict>
        </mc:Fallback>
      </mc:AlternateContent>
    </w:r>
    <w:r>
      <w:rPr>
        <w:noProof/>
        <w:lang w:val="en-US"/>
      </w:rPr>
      <mc:AlternateContent>
        <mc:Choice Requires="wps">
          <w:drawing>
            <wp:anchor distT="0" distB="0" distL="114300" distR="114300" simplePos="0" relativeHeight="251655168" behindDoc="1" locked="0" layoutInCell="1" allowOverlap="1" wp14:anchorId="51B59CBA" wp14:editId="2FE3D46B">
              <wp:simplePos x="0" y="0"/>
              <wp:positionH relativeFrom="page">
                <wp:posOffset>914400</wp:posOffset>
              </wp:positionH>
              <wp:positionV relativeFrom="page">
                <wp:posOffset>657225</wp:posOffset>
              </wp:positionV>
              <wp:extent cx="6172200" cy="57150"/>
              <wp:effectExtent l="0" t="0" r="0" b="0"/>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57150"/>
                      </a:xfrm>
                      <a:custGeom>
                        <a:avLst/>
                        <a:gdLst>
                          <a:gd name="T0" fmla="+- 0 11160 1440"/>
                          <a:gd name="T1" fmla="*/ T0 w 9720"/>
                          <a:gd name="T2" fmla="+- 0 1107 1035"/>
                          <a:gd name="T3" fmla="*/ 1107 h 90"/>
                          <a:gd name="T4" fmla="+- 0 1440 1440"/>
                          <a:gd name="T5" fmla="*/ T4 w 9720"/>
                          <a:gd name="T6" fmla="+- 0 1107 1035"/>
                          <a:gd name="T7" fmla="*/ 1107 h 90"/>
                          <a:gd name="T8" fmla="+- 0 1440 1440"/>
                          <a:gd name="T9" fmla="*/ T8 w 9720"/>
                          <a:gd name="T10" fmla="+- 0 1125 1035"/>
                          <a:gd name="T11" fmla="*/ 1125 h 90"/>
                          <a:gd name="T12" fmla="+- 0 11160 1440"/>
                          <a:gd name="T13" fmla="*/ T12 w 9720"/>
                          <a:gd name="T14" fmla="+- 0 1125 1035"/>
                          <a:gd name="T15" fmla="*/ 1125 h 90"/>
                          <a:gd name="T16" fmla="+- 0 11160 1440"/>
                          <a:gd name="T17" fmla="*/ T16 w 9720"/>
                          <a:gd name="T18" fmla="+- 0 1107 1035"/>
                          <a:gd name="T19" fmla="*/ 1107 h 90"/>
                          <a:gd name="T20" fmla="+- 0 11160 1440"/>
                          <a:gd name="T21" fmla="*/ T20 w 9720"/>
                          <a:gd name="T22" fmla="+- 0 1035 1035"/>
                          <a:gd name="T23" fmla="*/ 1035 h 90"/>
                          <a:gd name="T24" fmla="+- 0 1440 1440"/>
                          <a:gd name="T25" fmla="*/ T24 w 9720"/>
                          <a:gd name="T26" fmla="+- 0 1035 1035"/>
                          <a:gd name="T27" fmla="*/ 1035 h 90"/>
                          <a:gd name="T28" fmla="+- 0 1440 1440"/>
                          <a:gd name="T29" fmla="*/ T28 w 9720"/>
                          <a:gd name="T30" fmla="+- 0 1089 1035"/>
                          <a:gd name="T31" fmla="*/ 1089 h 90"/>
                          <a:gd name="T32" fmla="+- 0 11160 1440"/>
                          <a:gd name="T33" fmla="*/ T32 w 9720"/>
                          <a:gd name="T34" fmla="+- 0 1089 1035"/>
                          <a:gd name="T35" fmla="*/ 1089 h 90"/>
                          <a:gd name="T36" fmla="+- 0 11160 1440"/>
                          <a:gd name="T37" fmla="*/ T36 w 9720"/>
                          <a:gd name="T38" fmla="+- 0 1035 1035"/>
                          <a:gd name="T39" fmla="*/ 103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20" h="90">
                            <a:moveTo>
                              <a:pt x="9720" y="72"/>
                            </a:moveTo>
                            <a:lnTo>
                              <a:pt x="0" y="72"/>
                            </a:lnTo>
                            <a:lnTo>
                              <a:pt x="0" y="90"/>
                            </a:lnTo>
                            <a:lnTo>
                              <a:pt x="9720" y="90"/>
                            </a:lnTo>
                            <a:lnTo>
                              <a:pt x="9720" y="72"/>
                            </a:lnTo>
                            <a:close/>
                            <a:moveTo>
                              <a:pt x="9720" y="0"/>
                            </a:moveTo>
                            <a:lnTo>
                              <a:pt x="0" y="0"/>
                            </a:lnTo>
                            <a:lnTo>
                              <a:pt x="0" y="54"/>
                            </a:lnTo>
                            <a:lnTo>
                              <a:pt x="9720" y="54"/>
                            </a:lnTo>
                            <a:lnTo>
                              <a:pt x="97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B989F" id="AutoShape 6" o:spid="_x0000_s1026" style="position:absolute;margin-left:1in;margin-top:51.75pt;width:486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" path="m9720,72l,72,,90r9720,l9720,72xm9720,l,,,54r9720,l9720,xe" fillcolor="black" stroked="f">
              <v:path arrowok="t" o:connecttype="custom" o:connectlocs="6172200,702945;0,702945;0,714375;6172200,714375;6172200,702945;6172200,657225;0,657225;0,691515;6172200,691515;6172200,657225"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B10D7" w14:textId="126C1B90" w:rsidR="00B6674C" w:rsidRPr="00335D14" w:rsidRDefault="00B6674C" w:rsidP="00A5751B">
    <w:pPr>
      <w:pStyle w:val="Header"/>
      <w:pBdr>
        <w:bottom w:val="thinThickSmallGap" w:sz="24" w:space="1" w:color="auto"/>
      </w:pBdr>
      <w:tabs>
        <w:tab w:val="clear" w:pos="4320"/>
        <w:tab w:val="clear" w:pos="8640"/>
        <w:tab w:val="left" w:pos="5760"/>
      </w:tabs>
      <w:rPr>
        <w:b/>
        <w:sz w:val="24"/>
        <w:szCs w:val="28"/>
      </w:rPr>
    </w:pPr>
    <w:r>
      <w:rPr>
        <w:i/>
        <w:sz w:val="28"/>
      </w:rPr>
      <w:t>Đồ án tổng hợp</w:t>
    </w:r>
    <w:r>
      <w:rPr>
        <w:b/>
        <w:sz w:val="22"/>
      </w:rPr>
      <w:tab/>
    </w:r>
    <w:r w:rsidRPr="00A5751B">
      <w:rPr>
        <w:b/>
        <w:i/>
        <w:sz w:val="22"/>
      </w:rPr>
      <w:t xml:space="preserve">   </w:t>
    </w:r>
    <w:r w:rsidRPr="00335D14">
      <w:rPr>
        <w:b/>
        <w:i/>
        <w:sz w:val="28"/>
      </w:rPr>
      <w:t>App Quản Lý Phòng Gym</w:t>
    </w:r>
  </w:p>
  <w:p w14:paraId="3F21BCEE" w14:textId="77777777" w:rsidR="00B6674C" w:rsidRDefault="00B6674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95F"/>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B1318"/>
    <w:multiLevelType w:val="hybridMultilevel"/>
    <w:tmpl w:val="7094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A9A6138"/>
    <w:multiLevelType w:val="hybridMultilevel"/>
    <w:tmpl w:val="D2CC6AC6"/>
    <w:lvl w:ilvl="0" w:tplc="B790C89C">
      <w:start w:val="1"/>
      <w:numFmt w:val="bullet"/>
      <w:lvlText w:val="-"/>
      <w:lvlJc w:val="left"/>
      <w:pPr>
        <w:ind w:left="1429" w:hanging="360"/>
      </w:pPr>
      <w:rPr>
        <w:rFonts w:ascii="Times New Roman" w:eastAsia="Times New Roman" w:hAnsi="Times New Roman" w:cs="Times New Roman" w:hint="default"/>
        <w:b/>
        <w:sz w:val="26"/>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BF13DC6"/>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1C61D87"/>
    <w:multiLevelType w:val="hybridMultilevel"/>
    <w:tmpl w:val="F6BC0F62"/>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BB73DA"/>
    <w:multiLevelType w:val="hybridMultilevel"/>
    <w:tmpl w:val="DE7E1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EE11CE"/>
    <w:multiLevelType w:val="hybridMultilevel"/>
    <w:tmpl w:val="A4F84002"/>
    <w:lvl w:ilvl="0" w:tplc="0409000B">
      <w:start w:val="1"/>
      <w:numFmt w:val="bullet"/>
      <w:lvlText w:val=""/>
      <w:lvlJc w:val="left"/>
      <w:pPr>
        <w:ind w:left="1192" w:hanging="360"/>
      </w:pPr>
      <w:rPr>
        <w:rFonts w:ascii="Wingdings" w:hAnsi="Wingdings" w:hint="default"/>
      </w:rPr>
    </w:lvl>
    <w:lvl w:ilvl="1" w:tplc="04090003" w:tentative="1">
      <w:start w:val="1"/>
      <w:numFmt w:val="bullet"/>
      <w:lvlText w:val="o"/>
      <w:lvlJc w:val="left"/>
      <w:pPr>
        <w:ind w:left="1912" w:hanging="360"/>
      </w:pPr>
      <w:rPr>
        <w:rFonts w:ascii="Courier New" w:hAnsi="Courier New" w:cs="Courier New" w:hint="default"/>
      </w:rPr>
    </w:lvl>
    <w:lvl w:ilvl="2" w:tplc="04090005" w:tentative="1">
      <w:start w:val="1"/>
      <w:numFmt w:val="bullet"/>
      <w:lvlText w:val=""/>
      <w:lvlJc w:val="left"/>
      <w:pPr>
        <w:ind w:left="2632" w:hanging="360"/>
      </w:pPr>
      <w:rPr>
        <w:rFonts w:ascii="Wingdings" w:hAnsi="Wingdings" w:hint="default"/>
      </w:rPr>
    </w:lvl>
    <w:lvl w:ilvl="3" w:tplc="04090001" w:tentative="1">
      <w:start w:val="1"/>
      <w:numFmt w:val="bullet"/>
      <w:lvlText w:val=""/>
      <w:lvlJc w:val="left"/>
      <w:pPr>
        <w:ind w:left="3352" w:hanging="360"/>
      </w:pPr>
      <w:rPr>
        <w:rFonts w:ascii="Symbol" w:hAnsi="Symbol" w:hint="default"/>
      </w:rPr>
    </w:lvl>
    <w:lvl w:ilvl="4" w:tplc="04090003" w:tentative="1">
      <w:start w:val="1"/>
      <w:numFmt w:val="bullet"/>
      <w:lvlText w:val="o"/>
      <w:lvlJc w:val="left"/>
      <w:pPr>
        <w:ind w:left="4072" w:hanging="360"/>
      </w:pPr>
      <w:rPr>
        <w:rFonts w:ascii="Courier New" w:hAnsi="Courier New" w:cs="Courier New" w:hint="default"/>
      </w:rPr>
    </w:lvl>
    <w:lvl w:ilvl="5" w:tplc="04090005" w:tentative="1">
      <w:start w:val="1"/>
      <w:numFmt w:val="bullet"/>
      <w:lvlText w:val=""/>
      <w:lvlJc w:val="left"/>
      <w:pPr>
        <w:ind w:left="4792" w:hanging="360"/>
      </w:pPr>
      <w:rPr>
        <w:rFonts w:ascii="Wingdings" w:hAnsi="Wingdings" w:hint="default"/>
      </w:rPr>
    </w:lvl>
    <w:lvl w:ilvl="6" w:tplc="04090001" w:tentative="1">
      <w:start w:val="1"/>
      <w:numFmt w:val="bullet"/>
      <w:lvlText w:val=""/>
      <w:lvlJc w:val="left"/>
      <w:pPr>
        <w:ind w:left="5512" w:hanging="360"/>
      </w:pPr>
      <w:rPr>
        <w:rFonts w:ascii="Symbol" w:hAnsi="Symbol" w:hint="default"/>
      </w:rPr>
    </w:lvl>
    <w:lvl w:ilvl="7" w:tplc="04090003" w:tentative="1">
      <w:start w:val="1"/>
      <w:numFmt w:val="bullet"/>
      <w:lvlText w:val="o"/>
      <w:lvlJc w:val="left"/>
      <w:pPr>
        <w:ind w:left="6232" w:hanging="360"/>
      </w:pPr>
      <w:rPr>
        <w:rFonts w:ascii="Courier New" w:hAnsi="Courier New" w:cs="Courier New" w:hint="default"/>
      </w:rPr>
    </w:lvl>
    <w:lvl w:ilvl="8" w:tplc="04090005" w:tentative="1">
      <w:start w:val="1"/>
      <w:numFmt w:val="bullet"/>
      <w:lvlText w:val=""/>
      <w:lvlJc w:val="left"/>
      <w:pPr>
        <w:ind w:left="6952" w:hanging="360"/>
      </w:pPr>
      <w:rPr>
        <w:rFonts w:ascii="Wingdings" w:hAnsi="Wingdings" w:hint="default"/>
      </w:rPr>
    </w:lvl>
  </w:abstractNum>
  <w:abstractNum w:abstractNumId="12"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81E684A"/>
    <w:multiLevelType w:val="hybridMultilevel"/>
    <w:tmpl w:val="4700595C"/>
    <w:lvl w:ilvl="0" w:tplc="AE2E8D4C">
      <w:start w:val="3"/>
      <w:numFmt w:val="bullet"/>
      <w:lvlText w:val="-"/>
      <w:lvlJc w:val="left"/>
      <w:pPr>
        <w:ind w:left="1571" w:hanging="360"/>
      </w:pPr>
      <w:rPr>
        <w:rFonts w:ascii="Times New Roman" w:eastAsia="Times New Roman" w:hAnsi="Times New Roman" w:cs="Times New Roman" w:hint="default"/>
        <w:b/>
        <w:color w:val="00000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4"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18B16788"/>
    <w:multiLevelType w:val="hybridMultilevel"/>
    <w:tmpl w:val="2A80BEBA"/>
    <w:lvl w:ilvl="0" w:tplc="AE96481E">
      <w:numFmt w:val="bullet"/>
      <w:lvlText w:val="-"/>
      <w:lvlJc w:val="left"/>
      <w:pPr>
        <w:tabs>
          <w:tab w:val="num" w:pos="1800"/>
        </w:tabs>
        <w:ind w:left="1800" w:hanging="360"/>
      </w:pPr>
      <w:rPr>
        <w:rFonts w:ascii="Times New Roman" w:eastAsia="Times New Roman" w:hAnsi="Times New Roman" w:cs="Times New Roman" w:hint="default"/>
      </w:rPr>
    </w:lvl>
    <w:lvl w:ilvl="1" w:tplc="B790C89C">
      <w:start w:val="1"/>
      <w:numFmt w:val="bullet"/>
      <w:lvlText w:val="-"/>
      <w:lvlJc w:val="left"/>
      <w:pPr>
        <w:tabs>
          <w:tab w:val="num" w:pos="2520"/>
        </w:tabs>
        <w:ind w:left="2520" w:hanging="360"/>
      </w:pPr>
      <w:rPr>
        <w:rFonts w:ascii="Times New Roman" w:eastAsia="Times New Roman" w:hAnsi="Times New Roman" w:cs="Times New Roman" w:hint="default"/>
        <w:b/>
        <w:sz w:val="26"/>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D045FEF"/>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265CC3"/>
    <w:multiLevelType w:val="hybridMultilevel"/>
    <w:tmpl w:val="B1F6A646"/>
    <w:lvl w:ilvl="0" w:tplc="518CE5AE">
      <w:start w:val="1"/>
      <w:numFmt w:val="decimal"/>
      <w:lvlText w:val="%1."/>
      <w:lvlJc w:val="left"/>
      <w:pPr>
        <w:ind w:left="720" w:hanging="360"/>
      </w:pPr>
      <w:rPr>
        <w:b w:val="0"/>
      </w:rPr>
    </w:lvl>
    <w:lvl w:ilvl="1" w:tplc="6ECABF1A">
      <w:start w:val="3"/>
      <w:numFmt w:val="bullet"/>
      <w:lvlText w:val="-"/>
      <w:lvlJc w:val="left"/>
      <w:pPr>
        <w:ind w:left="786" w:hanging="360"/>
      </w:pPr>
      <w:rPr>
        <w:rFonts w:ascii="Times New Roman" w:eastAsia="Times New Roman" w:hAnsi="Times New Roman" w:cs="Times New Roman" w:hint="default"/>
        <w:b/>
        <w:color w:val="2E74B5" w:themeColor="accent1" w:themeShade="BF"/>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2382676F"/>
    <w:multiLevelType w:val="hybridMultilevel"/>
    <w:tmpl w:val="AC3AA964"/>
    <w:lvl w:ilvl="0" w:tplc="B790C89C">
      <w:start w:val="1"/>
      <w:numFmt w:val="bullet"/>
      <w:lvlText w:val="-"/>
      <w:lvlJc w:val="left"/>
      <w:pPr>
        <w:ind w:left="720" w:hanging="360"/>
      </w:pPr>
      <w:rPr>
        <w:rFonts w:ascii="Times New Roman" w:eastAsia="Times New Roman" w:hAnsi="Times New Roman" w:cs="Times New Roman" w:hint="default"/>
        <w:b/>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26233522"/>
    <w:multiLevelType w:val="hybridMultilevel"/>
    <w:tmpl w:val="4496A348"/>
    <w:lvl w:ilvl="0" w:tplc="B790C89C">
      <w:start w:val="1"/>
      <w:numFmt w:val="bullet"/>
      <w:lvlText w:val="-"/>
      <w:lvlJc w:val="left"/>
      <w:pPr>
        <w:ind w:left="1080" w:hanging="360"/>
      </w:pPr>
      <w:rPr>
        <w:rFonts w:ascii="Times New Roman" w:eastAsia="Times New Roman" w:hAnsi="Times New Roman"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956B99"/>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301DEB"/>
    <w:multiLevelType w:val="hybridMultilevel"/>
    <w:tmpl w:val="55FAE520"/>
    <w:lvl w:ilvl="0" w:tplc="AE2E8D4C">
      <w:start w:val="3"/>
      <w:numFmt w:val="bullet"/>
      <w:lvlText w:val="-"/>
      <w:lvlJc w:val="left"/>
      <w:pPr>
        <w:ind w:left="720" w:hanging="360"/>
      </w:pPr>
      <w:rPr>
        <w:rFonts w:ascii="Times New Roman" w:eastAsia="Times New Roman" w:hAnsi="Times New Roman" w:cs="Times New Roman" w:hint="default"/>
        <w:b/>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2BF81279"/>
    <w:multiLevelType w:val="multilevel"/>
    <w:tmpl w:val="9CFAA378"/>
    <w:lvl w:ilvl="0">
      <w:start w:val="2"/>
      <w:numFmt w:val="decimal"/>
      <w:lvlText w:val="%1"/>
      <w:lvlJc w:val="left"/>
      <w:pPr>
        <w:ind w:left="525" w:hanging="525"/>
      </w:pPr>
      <w:rPr>
        <w:rFonts w:hint="default"/>
      </w:rPr>
    </w:lvl>
    <w:lvl w:ilvl="1">
      <w:start w:val="1"/>
      <w:numFmt w:val="bullet"/>
      <w:lvlText w:val="o"/>
      <w:lvlJc w:val="left"/>
      <w:pPr>
        <w:ind w:left="950" w:hanging="525"/>
      </w:pPr>
      <w:rPr>
        <w:rFonts w:ascii="Courier New" w:hAnsi="Courier New" w:cs="Courier New" w:hint="default"/>
      </w:rPr>
    </w:lvl>
    <w:lvl w:ilvl="2">
      <w:start w:val="1"/>
      <w:numFmt w:val="decimal"/>
      <w:lvlText w:val="%1.%2.%3"/>
      <w:lvlJc w:val="left"/>
      <w:pPr>
        <w:ind w:left="171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1"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2D567CC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E483EFF"/>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ED5576E"/>
    <w:multiLevelType w:val="hybridMultilevel"/>
    <w:tmpl w:val="C5B41D62"/>
    <w:lvl w:ilvl="0" w:tplc="04090001">
      <w:start w:val="1"/>
      <w:numFmt w:val="bullet"/>
      <w:lvlText w:val=""/>
      <w:lvlJc w:val="left"/>
      <w:pPr>
        <w:ind w:left="720" w:hanging="360"/>
      </w:pPr>
      <w:rPr>
        <w:rFonts w:ascii="Symbol" w:hAnsi="Symbol"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30061D5E"/>
    <w:multiLevelType w:val="hybridMultilevel"/>
    <w:tmpl w:val="D022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9" w15:restartNumberingAfterBreak="0">
    <w:nsid w:val="31990A03"/>
    <w:multiLevelType w:val="hybridMultilevel"/>
    <w:tmpl w:val="75060AC8"/>
    <w:lvl w:ilvl="0" w:tplc="B790C89C">
      <w:start w:val="1"/>
      <w:numFmt w:val="bullet"/>
      <w:lvlText w:val="-"/>
      <w:lvlJc w:val="left"/>
      <w:pPr>
        <w:ind w:left="1571" w:hanging="360"/>
      </w:pPr>
      <w:rPr>
        <w:rFonts w:ascii="Times New Roman" w:eastAsia="Times New Roman" w:hAnsi="Times New Roman" w:cs="Times New Roman" w:hint="default"/>
        <w:b/>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327A2FE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331D1334"/>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3C4A10F2"/>
    <w:multiLevelType w:val="hybridMultilevel"/>
    <w:tmpl w:val="6A3C0BDA"/>
    <w:lvl w:ilvl="0" w:tplc="B790C89C">
      <w:start w:val="1"/>
      <w:numFmt w:val="bullet"/>
      <w:lvlText w:val="-"/>
      <w:lvlJc w:val="left"/>
      <w:pPr>
        <w:ind w:left="1571" w:hanging="360"/>
      </w:pPr>
      <w:rPr>
        <w:rFonts w:ascii="Times New Roman" w:eastAsia="Times New Roman" w:hAnsi="Times New Roman" w:cs="Times New Roman" w:hint="default"/>
        <w:b/>
        <w:sz w:val="26"/>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5" w15:restartNumberingAfterBreak="0">
    <w:nsid w:val="3C7C3323"/>
    <w:multiLevelType w:val="hybridMultilevel"/>
    <w:tmpl w:val="0A38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8"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15:restartNumberingAfterBreak="0">
    <w:nsid w:val="43E14251"/>
    <w:multiLevelType w:val="hybridMultilevel"/>
    <w:tmpl w:val="BCEA1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51"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1091EC8"/>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4" w15:restartNumberingAfterBreak="0">
    <w:nsid w:val="553E649F"/>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A7D3936"/>
    <w:multiLevelType w:val="hybridMultilevel"/>
    <w:tmpl w:val="BC988AC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7" w15:restartNumberingAfterBreak="0">
    <w:nsid w:val="5C7A020C"/>
    <w:multiLevelType w:val="hybridMultilevel"/>
    <w:tmpl w:val="8988B93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5EA77C5A"/>
    <w:multiLevelType w:val="hybridMultilevel"/>
    <w:tmpl w:val="A330FD98"/>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632A07ED"/>
    <w:multiLevelType w:val="multilevel"/>
    <w:tmpl w:val="18AA725E"/>
    <w:lvl w:ilvl="0">
      <w:start w:val="1"/>
      <w:numFmt w:val="decimal"/>
      <w:lvlText w:val="%1."/>
      <w:lvlJc w:val="left"/>
      <w:pPr>
        <w:ind w:left="1080" w:hanging="72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61"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2" w15:restartNumberingAfterBreak="0">
    <w:nsid w:val="67A451F7"/>
    <w:multiLevelType w:val="hybridMultilevel"/>
    <w:tmpl w:val="53FA0992"/>
    <w:lvl w:ilvl="0" w:tplc="B790C89C">
      <w:start w:val="1"/>
      <w:numFmt w:val="bullet"/>
      <w:lvlText w:val="-"/>
      <w:lvlJc w:val="left"/>
      <w:pPr>
        <w:ind w:left="1060" w:hanging="360"/>
      </w:pPr>
      <w:rPr>
        <w:rFonts w:ascii="Times New Roman" w:eastAsia="Times New Roman" w:hAnsi="Times New Roman" w:cs="Times New Roman" w:hint="default"/>
        <w:b/>
        <w:sz w:val="26"/>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3"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DD977D1"/>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9D3EA0"/>
    <w:multiLevelType w:val="hybridMultilevel"/>
    <w:tmpl w:val="8F3EC5A0"/>
    <w:lvl w:ilvl="0" w:tplc="04090003">
      <w:start w:val="1"/>
      <w:numFmt w:val="bullet"/>
      <w:lvlText w:val="o"/>
      <w:lvlJc w:val="left"/>
      <w:pPr>
        <w:ind w:left="1060" w:hanging="360"/>
      </w:pPr>
      <w:rPr>
        <w:rFonts w:ascii="Courier New" w:hAnsi="Courier New" w:cs="Courier New"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6"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72BC57DB"/>
    <w:multiLevelType w:val="hybridMultilevel"/>
    <w:tmpl w:val="8AA0804A"/>
    <w:lvl w:ilvl="0" w:tplc="B790C89C">
      <w:start w:val="1"/>
      <w:numFmt w:val="bullet"/>
      <w:lvlText w:val="-"/>
      <w:lvlJc w:val="left"/>
      <w:pPr>
        <w:ind w:left="1060" w:hanging="360"/>
      </w:pPr>
      <w:rPr>
        <w:rFonts w:ascii="Times New Roman" w:eastAsia="Times New Roman" w:hAnsi="Times New Roman" w:cs="Times New Roman" w:hint="default"/>
        <w:b/>
        <w:sz w:val="26"/>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8"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5837373"/>
    <w:multiLevelType w:val="hybridMultilevel"/>
    <w:tmpl w:val="9CBA1598"/>
    <w:lvl w:ilvl="0" w:tplc="AE96481E">
      <w:numFmt w:val="bullet"/>
      <w:lvlText w:val="-"/>
      <w:lvlJc w:val="left"/>
      <w:pPr>
        <w:tabs>
          <w:tab w:val="num" w:pos="630"/>
        </w:tabs>
        <w:ind w:left="630" w:hanging="360"/>
      </w:pPr>
      <w:rPr>
        <w:rFonts w:ascii="Times New Roman" w:eastAsia="Times New Roman" w:hAnsi="Times New Roman" w:cs="Times New Roman" w:hint="default"/>
      </w:rPr>
    </w:lvl>
    <w:lvl w:ilvl="1" w:tplc="B790C89C">
      <w:start w:val="1"/>
      <w:numFmt w:val="bullet"/>
      <w:lvlText w:val="-"/>
      <w:lvlJc w:val="left"/>
      <w:pPr>
        <w:tabs>
          <w:tab w:val="num" w:pos="2520"/>
        </w:tabs>
        <w:ind w:left="2520" w:hanging="360"/>
      </w:pPr>
      <w:rPr>
        <w:rFonts w:ascii="Times New Roman" w:eastAsia="Times New Roman" w:hAnsi="Times New Roman" w:cs="Times New Roman" w:hint="default"/>
        <w:b/>
        <w:sz w:val="26"/>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0"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6806FD2"/>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3" w15:restartNumberingAfterBreak="0">
    <w:nsid w:val="78465ADD"/>
    <w:multiLevelType w:val="hybridMultilevel"/>
    <w:tmpl w:val="1A60214C"/>
    <w:lvl w:ilvl="0" w:tplc="EFD0BA6C">
      <w:numFmt w:val="bullet"/>
      <w:lvlText w:val="-"/>
      <w:lvlJc w:val="left"/>
      <w:pPr>
        <w:ind w:left="720"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6"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7"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8" w15:restartNumberingAfterBreak="0">
    <w:nsid w:val="7B5965DE"/>
    <w:multiLevelType w:val="hybridMultilevel"/>
    <w:tmpl w:val="AB1CF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7BA36C36"/>
    <w:multiLevelType w:val="hybridMultilevel"/>
    <w:tmpl w:val="5FD25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DD80A2B"/>
    <w:multiLevelType w:val="multilevel"/>
    <w:tmpl w:val="6A969932"/>
    <w:lvl w:ilvl="0">
      <w:start w:val="1"/>
      <w:numFmt w:val="bullet"/>
      <w:lvlText w:val="-"/>
      <w:lvlJc w:val="left"/>
      <w:pPr>
        <w:ind w:left="525" w:hanging="525"/>
      </w:pPr>
      <w:rPr>
        <w:rFonts w:ascii="Times New Roman" w:eastAsia="Times New Roman" w:hAnsi="Times New Roman" w:cs="Times New Roman" w:hint="default"/>
        <w:b/>
        <w:sz w:val="26"/>
      </w:rPr>
    </w:lvl>
    <w:lvl w:ilvl="1">
      <w:start w:val="1"/>
      <w:numFmt w:val="decimal"/>
      <w:lvlText w:val="%1.%2"/>
      <w:lvlJc w:val="left"/>
      <w:pPr>
        <w:ind w:left="950" w:hanging="525"/>
      </w:pPr>
      <w:rPr>
        <w:rFonts w:hint="default"/>
      </w:rPr>
    </w:lvl>
    <w:lvl w:ilvl="2">
      <w:start w:val="1"/>
      <w:numFmt w:val="decimal"/>
      <w:lvlText w:val="%1.%2.%3"/>
      <w:lvlJc w:val="left"/>
      <w:pPr>
        <w:ind w:left="171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1"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2" w15:restartNumberingAfterBreak="0">
    <w:nsid w:val="7FFE7DE2"/>
    <w:multiLevelType w:val="hybridMultilevel"/>
    <w:tmpl w:val="217CF05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1"/>
  </w:num>
  <w:num w:numId="2">
    <w:abstractNumId w:val="50"/>
  </w:num>
  <w:num w:numId="3">
    <w:abstractNumId w:val="60"/>
  </w:num>
  <w:num w:numId="4">
    <w:abstractNumId w:val="24"/>
  </w:num>
  <w:num w:numId="5">
    <w:abstractNumId w:val="81"/>
  </w:num>
  <w:num w:numId="6">
    <w:abstractNumId w:val="76"/>
  </w:num>
  <w:num w:numId="7">
    <w:abstractNumId w:val="61"/>
  </w:num>
  <w:num w:numId="8">
    <w:abstractNumId w:val="21"/>
  </w:num>
  <w:num w:numId="9">
    <w:abstractNumId w:val="47"/>
  </w:num>
  <w:num w:numId="10">
    <w:abstractNumId w:val="75"/>
  </w:num>
  <w:num w:numId="11">
    <w:abstractNumId w:val="3"/>
  </w:num>
  <w:num w:numId="12">
    <w:abstractNumId w:val="31"/>
  </w:num>
  <w:num w:numId="13">
    <w:abstractNumId w:val="72"/>
  </w:num>
  <w:num w:numId="14">
    <w:abstractNumId w:val="57"/>
  </w:num>
  <w:num w:numId="15">
    <w:abstractNumId w:val="38"/>
  </w:num>
  <w:num w:numId="16">
    <w:abstractNumId w:val="36"/>
  </w:num>
  <w:num w:numId="17">
    <w:abstractNumId w:val="53"/>
  </w:num>
  <w:num w:numId="18">
    <w:abstractNumId w:val="43"/>
  </w:num>
  <w:num w:numId="19">
    <w:abstractNumId w:val="55"/>
  </w:num>
  <w:num w:numId="20">
    <w:abstractNumId w:val="74"/>
  </w:num>
  <w:num w:numId="21">
    <w:abstractNumId w:val="29"/>
  </w:num>
  <w:num w:numId="22">
    <w:abstractNumId w:val="59"/>
  </w:num>
  <w:num w:numId="23">
    <w:abstractNumId w:val="44"/>
  </w:num>
  <w:num w:numId="24">
    <w:abstractNumId w:val="13"/>
  </w:num>
  <w:num w:numId="25">
    <w:abstractNumId w:val="27"/>
  </w:num>
  <w:num w:numId="26">
    <w:abstractNumId w:val="68"/>
  </w:num>
  <w:num w:numId="27">
    <w:abstractNumId w:val="18"/>
  </w:num>
  <w:num w:numId="28">
    <w:abstractNumId w:val="2"/>
  </w:num>
  <w:num w:numId="29">
    <w:abstractNumId w:val="58"/>
  </w:num>
  <w:num w:numId="30">
    <w:abstractNumId w:val="9"/>
  </w:num>
  <w:num w:numId="31">
    <w:abstractNumId w:val="51"/>
  </w:num>
  <w:num w:numId="32">
    <w:abstractNumId w:val="66"/>
  </w:num>
  <w:num w:numId="33">
    <w:abstractNumId w:val="14"/>
  </w:num>
  <w:num w:numId="34">
    <w:abstractNumId w:val="63"/>
  </w:num>
  <w:num w:numId="35">
    <w:abstractNumId w:val="4"/>
  </w:num>
  <w:num w:numId="36">
    <w:abstractNumId w:val="35"/>
  </w:num>
  <w:num w:numId="37">
    <w:abstractNumId w:val="28"/>
  </w:num>
  <w:num w:numId="38">
    <w:abstractNumId w:val="7"/>
  </w:num>
  <w:num w:numId="39">
    <w:abstractNumId w:val="48"/>
  </w:num>
  <w:num w:numId="40">
    <w:abstractNumId w:val="12"/>
  </w:num>
  <w:num w:numId="41">
    <w:abstractNumId w:val="46"/>
  </w:num>
  <w:num w:numId="42">
    <w:abstractNumId w:val="19"/>
  </w:num>
  <w:num w:numId="43">
    <w:abstractNumId w:val="77"/>
  </w:num>
  <w:num w:numId="44">
    <w:abstractNumId w:val="23"/>
  </w:num>
  <w:num w:numId="45">
    <w:abstractNumId w:val="16"/>
  </w:num>
  <w:num w:numId="46">
    <w:abstractNumId w:val="20"/>
  </w:num>
  <w:num w:numId="47">
    <w:abstractNumId w:val="70"/>
  </w:num>
  <w:num w:numId="48">
    <w:abstractNumId w:val="80"/>
  </w:num>
  <w:num w:numId="49">
    <w:abstractNumId w:val="30"/>
  </w:num>
  <w:num w:numId="50">
    <w:abstractNumId w:val="22"/>
  </w:num>
  <w:num w:numId="51">
    <w:abstractNumId w:val="39"/>
  </w:num>
  <w:num w:numId="52">
    <w:abstractNumId w:val="25"/>
  </w:num>
  <w:num w:numId="53">
    <w:abstractNumId w:val="8"/>
  </w:num>
  <w:num w:numId="54">
    <w:abstractNumId w:val="69"/>
  </w:num>
  <w:num w:numId="55">
    <w:abstractNumId w:val="15"/>
  </w:num>
  <w:num w:numId="56">
    <w:abstractNumId w:val="32"/>
  </w:num>
  <w:num w:numId="57">
    <w:abstractNumId w:val="6"/>
  </w:num>
  <w:num w:numId="58">
    <w:abstractNumId w:val="0"/>
  </w:num>
  <w:num w:numId="59">
    <w:abstractNumId w:val="26"/>
  </w:num>
  <w:num w:numId="60">
    <w:abstractNumId w:val="52"/>
  </w:num>
  <w:num w:numId="61">
    <w:abstractNumId w:val="17"/>
  </w:num>
  <w:num w:numId="62">
    <w:abstractNumId w:val="54"/>
  </w:num>
  <w:num w:numId="63">
    <w:abstractNumId w:val="64"/>
  </w:num>
  <w:num w:numId="64">
    <w:abstractNumId w:val="71"/>
  </w:num>
  <w:num w:numId="65">
    <w:abstractNumId w:val="42"/>
  </w:num>
  <w:num w:numId="66">
    <w:abstractNumId w:val="33"/>
  </w:num>
  <w:num w:numId="67">
    <w:abstractNumId w:val="40"/>
  </w:num>
  <w:num w:numId="68">
    <w:abstractNumId w:val="67"/>
  </w:num>
  <w:num w:numId="69">
    <w:abstractNumId w:val="65"/>
  </w:num>
  <w:num w:numId="70">
    <w:abstractNumId w:val="62"/>
  </w:num>
  <w:num w:numId="71">
    <w:abstractNumId w:val="5"/>
  </w:num>
  <w:num w:numId="72">
    <w:abstractNumId w:val="56"/>
  </w:num>
  <w:num w:numId="73">
    <w:abstractNumId w:val="11"/>
  </w:num>
  <w:num w:numId="74">
    <w:abstractNumId w:val="10"/>
  </w:num>
  <w:num w:numId="75">
    <w:abstractNumId w:val="49"/>
  </w:num>
  <w:num w:numId="76">
    <w:abstractNumId w:val="73"/>
  </w:num>
  <w:num w:numId="77">
    <w:abstractNumId w:val="82"/>
  </w:num>
  <w:num w:numId="78">
    <w:abstractNumId w:val="78"/>
  </w:num>
  <w:num w:numId="79">
    <w:abstractNumId w:val="79"/>
  </w:num>
  <w:num w:numId="80">
    <w:abstractNumId w:val="37"/>
  </w:num>
  <w:num w:numId="81">
    <w:abstractNumId w:val="45"/>
  </w:num>
  <w:num w:numId="82">
    <w:abstractNumId w:val="1"/>
  </w:num>
  <w:num w:numId="83">
    <w:abstractNumId w:val="34"/>
  </w:num>
  <w:numIdMacAtCleanup w:val="7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hân Nguyễn">
    <w15:presenceInfo w15:providerId="Windows Live" w15:userId="37b8fb41bb81b8fa"/>
  </w15:person>
  <w15:person w15:author="NTS Romanoff">
    <w15:presenceInfo w15:providerId="None" w15:userId="NTS Romano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417"/>
    <w:rsid w:val="000002EC"/>
    <w:rsid w:val="00000F5D"/>
    <w:rsid w:val="0000137A"/>
    <w:rsid w:val="00002CA9"/>
    <w:rsid w:val="000030F0"/>
    <w:rsid w:val="0000336F"/>
    <w:rsid w:val="000061B0"/>
    <w:rsid w:val="000077CB"/>
    <w:rsid w:val="000118D9"/>
    <w:rsid w:val="00023251"/>
    <w:rsid w:val="0002415A"/>
    <w:rsid w:val="0002519C"/>
    <w:rsid w:val="0002558B"/>
    <w:rsid w:val="0002613A"/>
    <w:rsid w:val="000312DD"/>
    <w:rsid w:val="000313B3"/>
    <w:rsid w:val="00036C70"/>
    <w:rsid w:val="00040E5E"/>
    <w:rsid w:val="00050BE9"/>
    <w:rsid w:val="00056A24"/>
    <w:rsid w:val="000611A6"/>
    <w:rsid w:val="00064F7A"/>
    <w:rsid w:val="00065A0D"/>
    <w:rsid w:val="00066A0D"/>
    <w:rsid w:val="0007002F"/>
    <w:rsid w:val="00071315"/>
    <w:rsid w:val="0008140A"/>
    <w:rsid w:val="00081A05"/>
    <w:rsid w:val="00086202"/>
    <w:rsid w:val="00090735"/>
    <w:rsid w:val="000944C7"/>
    <w:rsid w:val="000A469D"/>
    <w:rsid w:val="000A5201"/>
    <w:rsid w:val="000A5EEE"/>
    <w:rsid w:val="000B4875"/>
    <w:rsid w:val="000B5B62"/>
    <w:rsid w:val="000C39A1"/>
    <w:rsid w:val="000C445E"/>
    <w:rsid w:val="000C4BEB"/>
    <w:rsid w:val="000C6D66"/>
    <w:rsid w:val="000C71D0"/>
    <w:rsid w:val="000C7AD8"/>
    <w:rsid w:val="000D4227"/>
    <w:rsid w:val="000D79B9"/>
    <w:rsid w:val="000D7A9E"/>
    <w:rsid w:val="000E27ED"/>
    <w:rsid w:val="000E3325"/>
    <w:rsid w:val="000E3629"/>
    <w:rsid w:val="000E4040"/>
    <w:rsid w:val="000F184E"/>
    <w:rsid w:val="000F1C30"/>
    <w:rsid w:val="000F2C50"/>
    <w:rsid w:val="000F4FBB"/>
    <w:rsid w:val="000F54F8"/>
    <w:rsid w:val="001028A3"/>
    <w:rsid w:val="00103606"/>
    <w:rsid w:val="00103712"/>
    <w:rsid w:val="00103CF4"/>
    <w:rsid w:val="001105B7"/>
    <w:rsid w:val="00111C2C"/>
    <w:rsid w:val="00112C67"/>
    <w:rsid w:val="001154D6"/>
    <w:rsid w:val="001258F5"/>
    <w:rsid w:val="0012624F"/>
    <w:rsid w:val="00131D22"/>
    <w:rsid w:val="0013365B"/>
    <w:rsid w:val="00134E35"/>
    <w:rsid w:val="00142110"/>
    <w:rsid w:val="0014439D"/>
    <w:rsid w:val="0014467F"/>
    <w:rsid w:val="001507F1"/>
    <w:rsid w:val="00151BAE"/>
    <w:rsid w:val="001521BD"/>
    <w:rsid w:val="00161A93"/>
    <w:rsid w:val="00165133"/>
    <w:rsid w:val="001701BE"/>
    <w:rsid w:val="00170E54"/>
    <w:rsid w:val="00171D45"/>
    <w:rsid w:val="001738A3"/>
    <w:rsid w:val="00174F51"/>
    <w:rsid w:val="001773AC"/>
    <w:rsid w:val="001820CF"/>
    <w:rsid w:val="00182961"/>
    <w:rsid w:val="00187ED5"/>
    <w:rsid w:val="00196EF3"/>
    <w:rsid w:val="001A03AC"/>
    <w:rsid w:val="001A08B4"/>
    <w:rsid w:val="001A12E7"/>
    <w:rsid w:val="001A1853"/>
    <w:rsid w:val="001A34B4"/>
    <w:rsid w:val="001B135B"/>
    <w:rsid w:val="001B1C57"/>
    <w:rsid w:val="001B3072"/>
    <w:rsid w:val="001B35AD"/>
    <w:rsid w:val="001B5183"/>
    <w:rsid w:val="001B7CA5"/>
    <w:rsid w:val="001B7D8E"/>
    <w:rsid w:val="001C33D6"/>
    <w:rsid w:val="001C5060"/>
    <w:rsid w:val="001C5786"/>
    <w:rsid w:val="001C68A6"/>
    <w:rsid w:val="001D0523"/>
    <w:rsid w:val="001D7212"/>
    <w:rsid w:val="001E05A1"/>
    <w:rsid w:val="001E0965"/>
    <w:rsid w:val="001E0DF5"/>
    <w:rsid w:val="001E1793"/>
    <w:rsid w:val="001E666B"/>
    <w:rsid w:val="001F0D48"/>
    <w:rsid w:val="001F3999"/>
    <w:rsid w:val="002005BE"/>
    <w:rsid w:val="00203B00"/>
    <w:rsid w:val="00205DB8"/>
    <w:rsid w:val="002126DD"/>
    <w:rsid w:val="0021452A"/>
    <w:rsid w:val="00217D61"/>
    <w:rsid w:val="00224C05"/>
    <w:rsid w:val="00225F20"/>
    <w:rsid w:val="00227DA5"/>
    <w:rsid w:val="00227E05"/>
    <w:rsid w:val="0023206A"/>
    <w:rsid w:val="002337F7"/>
    <w:rsid w:val="0023511E"/>
    <w:rsid w:val="00243691"/>
    <w:rsid w:val="00244CAC"/>
    <w:rsid w:val="002516B2"/>
    <w:rsid w:val="00253A07"/>
    <w:rsid w:val="00254707"/>
    <w:rsid w:val="00256D19"/>
    <w:rsid w:val="00261D4B"/>
    <w:rsid w:val="00264002"/>
    <w:rsid w:val="002706EE"/>
    <w:rsid w:val="00272AEA"/>
    <w:rsid w:val="002751ED"/>
    <w:rsid w:val="0028061F"/>
    <w:rsid w:val="00280A4F"/>
    <w:rsid w:val="00281430"/>
    <w:rsid w:val="00283F69"/>
    <w:rsid w:val="002857E7"/>
    <w:rsid w:val="00286629"/>
    <w:rsid w:val="0029182B"/>
    <w:rsid w:val="00295177"/>
    <w:rsid w:val="00295529"/>
    <w:rsid w:val="002A03AC"/>
    <w:rsid w:val="002A1918"/>
    <w:rsid w:val="002A1D6D"/>
    <w:rsid w:val="002A2E94"/>
    <w:rsid w:val="002A3156"/>
    <w:rsid w:val="002A34A3"/>
    <w:rsid w:val="002A4AA3"/>
    <w:rsid w:val="002A50EA"/>
    <w:rsid w:val="002A6375"/>
    <w:rsid w:val="002B2A0E"/>
    <w:rsid w:val="002B36ED"/>
    <w:rsid w:val="002C33C6"/>
    <w:rsid w:val="002D0941"/>
    <w:rsid w:val="002D107E"/>
    <w:rsid w:val="002D2F17"/>
    <w:rsid w:val="002D31ED"/>
    <w:rsid w:val="002D3344"/>
    <w:rsid w:val="002D5DB9"/>
    <w:rsid w:val="002E104A"/>
    <w:rsid w:val="002E4C93"/>
    <w:rsid w:val="002E5597"/>
    <w:rsid w:val="002E5D56"/>
    <w:rsid w:val="002F48B8"/>
    <w:rsid w:val="002F4B56"/>
    <w:rsid w:val="002F558F"/>
    <w:rsid w:val="0030019A"/>
    <w:rsid w:val="00301934"/>
    <w:rsid w:val="00302D7D"/>
    <w:rsid w:val="00305017"/>
    <w:rsid w:val="00306C0E"/>
    <w:rsid w:val="003124B4"/>
    <w:rsid w:val="003178BF"/>
    <w:rsid w:val="003204A3"/>
    <w:rsid w:val="003253EF"/>
    <w:rsid w:val="003314CA"/>
    <w:rsid w:val="00331713"/>
    <w:rsid w:val="003321DE"/>
    <w:rsid w:val="00334F56"/>
    <w:rsid w:val="00335D14"/>
    <w:rsid w:val="00340F75"/>
    <w:rsid w:val="00344417"/>
    <w:rsid w:val="0034655C"/>
    <w:rsid w:val="0035158C"/>
    <w:rsid w:val="003607BB"/>
    <w:rsid w:val="00361367"/>
    <w:rsid w:val="00362180"/>
    <w:rsid w:val="00362D7C"/>
    <w:rsid w:val="0036397F"/>
    <w:rsid w:val="00364564"/>
    <w:rsid w:val="00367FCB"/>
    <w:rsid w:val="003708E5"/>
    <w:rsid w:val="00371519"/>
    <w:rsid w:val="0037168D"/>
    <w:rsid w:val="00373573"/>
    <w:rsid w:val="003735DC"/>
    <w:rsid w:val="00373950"/>
    <w:rsid w:val="00375BBF"/>
    <w:rsid w:val="003905DF"/>
    <w:rsid w:val="003A302F"/>
    <w:rsid w:val="003A32E2"/>
    <w:rsid w:val="003A6392"/>
    <w:rsid w:val="003B33C5"/>
    <w:rsid w:val="003B6576"/>
    <w:rsid w:val="003B6CC4"/>
    <w:rsid w:val="003C0507"/>
    <w:rsid w:val="003C39EC"/>
    <w:rsid w:val="003C5B48"/>
    <w:rsid w:val="003C6355"/>
    <w:rsid w:val="003D2CE4"/>
    <w:rsid w:val="003D41E7"/>
    <w:rsid w:val="003D4462"/>
    <w:rsid w:val="003D6610"/>
    <w:rsid w:val="003E30F3"/>
    <w:rsid w:val="003F2949"/>
    <w:rsid w:val="003F3F93"/>
    <w:rsid w:val="003F6B23"/>
    <w:rsid w:val="0040248E"/>
    <w:rsid w:val="00405CF6"/>
    <w:rsid w:val="00406511"/>
    <w:rsid w:val="00406FE7"/>
    <w:rsid w:val="0041177B"/>
    <w:rsid w:val="004133BA"/>
    <w:rsid w:val="00423501"/>
    <w:rsid w:val="00431D2C"/>
    <w:rsid w:val="00432FE6"/>
    <w:rsid w:val="004355D8"/>
    <w:rsid w:val="00441177"/>
    <w:rsid w:val="00450A3A"/>
    <w:rsid w:val="00450FF3"/>
    <w:rsid w:val="00452285"/>
    <w:rsid w:val="00452E58"/>
    <w:rsid w:val="00453B04"/>
    <w:rsid w:val="004556FF"/>
    <w:rsid w:val="00456D01"/>
    <w:rsid w:val="00457711"/>
    <w:rsid w:val="0046076F"/>
    <w:rsid w:val="0046337E"/>
    <w:rsid w:val="004647AB"/>
    <w:rsid w:val="00464E08"/>
    <w:rsid w:val="004659C7"/>
    <w:rsid w:val="004668E5"/>
    <w:rsid w:val="00472AF3"/>
    <w:rsid w:val="00474BDB"/>
    <w:rsid w:val="00475AC8"/>
    <w:rsid w:val="00476DAD"/>
    <w:rsid w:val="00484E63"/>
    <w:rsid w:val="00485863"/>
    <w:rsid w:val="00485A86"/>
    <w:rsid w:val="00490012"/>
    <w:rsid w:val="004909E3"/>
    <w:rsid w:val="00492526"/>
    <w:rsid w:val="00493BA4"/>
    <w:rsid w:val="00494194"/>
    <w:rsid w:val="004955D8"/>
    <w:rsid w:val="00495D18"/>
    <w:rsid w:val="004969F3"/>
    <w:rsid w:val="004A39BE"/>
    <w:rsid w:val="004A7AC5"/>
    <w:rsid w:val="004B192F"/>
    <w:rsid w:val="004B1EFE"/>
    <w:rsid w:val="004B62B7"/>
    <w:rsid w:val="004C2AB4"/>
    <w:rsid w:val="004C37DE"/>
    <w:rsid w:val="004C41E3"/>
    <w:rsid w:val="004D49A2"/>
    <w:rsid w:val="004D64AA"/>
    <w:rsid w:val="004D75CE"/>
    <w:rsid w:val="004E1E75"/>
    <w:rsid w:val="004E2370"/>
    <w:rsid w:val="004E2538"/>
    <w:rsid w:val="004E362C"/>
    <w:rsid w:val="004F1690"/>
    <w:rsid w:val="004F4602"/>
    <w:rsid w:val="004F4682"/>
    <w:rsid w:val="004F46CF"/>
    <w:rsid w:val="004F5D1B"/>
    <w:rsid w:val="004F6A0B"/>
    <w:rsid w:val="004F74E2"/>
    <w:rsid w:val="005009C1"/>
    <w:rsid w:val="0050528D"/>
    <w:rsid w:val="00507418"/>
    <w:rsid w:val="00507CB9"/>
    <w:rsid w:val="00520F21"/>
    <w:rsid w:val="00520F68"/>
    <w:rsid w:val="00521504"/>
    <w:rsid w:val="00521F1F"/>
    <w:rsid w:val="005230FB"/>
    <w:rsid w:val="0052318C"/>
    <w:rsid w:val="005241F0"/>
    <w:rsid w:val="00531640"/>
    <w:rsid w:val="00531B88"/>
    <w:rsid w:val="0053693C"/>
    <w:rsid w:val="00540D28"/>
    <w:rsid w:val="00540D58"/>
    <w:rsid w:val="00541257"/>
    <w:rsid w:val="00550364"/>
    <w:rsid w:val="00550E6B"/>
    <w:rsid w:val="005535F8"/>
    <w:rsid w:val="005554FD"/>
    <w:rsid w:val="00557550"/>
    <w:rsid w:val="00557F4E"/>
    <w:rsid w:val="00561506"/>
    <w:rsid w:val="005720DB"/>
    <w:rsid w:val="005723E8"/>
    <w:rsid w:val="005729ED"/>
    <w:rsid w:val="00580986"/>
    <w:rsid w:val="00581271"/>
    <w:rsid w:val="00587178"/>
    <w:rsid w:val="00591232"/>
    <w:rsid w:val="00592F1B"/>
    <w:rsid w:val="0059431B"/>
    <w:rsid w:val="005946C5"/>
    <w:rsid w:val="00594D98"/>
    <w:rsid w:val="00597163"/>
    <w:rsid w:val="005976C5"/>
    <w:rsid w:val="005A01F2"/>
    <w:rsid w:val="005A08F4"/>
    <w:rsid w:val="005A26F6"/>
    <w:rsid w:val="005A3718"/>
    <w:rsid w:val="005A4E0B"/>
    <w:rsid w:val="005A5A80"/>
    <w:rsid w:val="005A63BC"/>
    <w:rsid w:val="005A67F2"/>
    <w:rsid w:val="005A78D1"/>
    <w:rsid w:val="005B255B"/>
    <w:rsid w:val="005B4229"/>
    <w:rsid w:val="005B51FF"/>
    <w:rsid w:val="005B5D69"/>
    <w:rsid w:val="005B7668"/>
    <w:rsid w:val="005C156D"/>
    <w:rsid w:val="005C478B"/>
    <w:rsid w:val="005C7556"/>
    <w:rsid w:val="005C7889"/>
    <w:rsid w:val="005D1573"/>
    <w:rsid w:val="005D5A8E"/>
    <w:rsid w:val="005D6861"/>
    <w:rsid w:val="005E4BF4"/>
    <w:rsid w:val="005E565F"/>
    <w:rsid w:val="005F201A"/>
    <w:rsid w:val="005F325C"/>
    <w:rsid w:val="005F39DF"/>
    <w:rsid w:val="005F5B3D"/>
    <w:rsid w:val="00603A0A"/>
    <w:rsid w:val="00605606"/>
    <w:rsid w:val="00611D79"/>
    <w:rsid w:val="00613C36"/>
    <w:rsid w:val="0061646F"/>
    <w:rsid w:val="0062568D"/>
    <w:rsid w:val="0063133A"/>
    <w:rsid w:val="006330E8"/>
    <w:rsid w:val="0063495F"/>
    <w:rsid w:val="00634C3F"/>
    <w:rsid w:val="006360B2"/>
    <w:rsid w:val="00643355"/>
    <w:rsid w:val="00643683"/>
    <w:rsid w:val="00652F46"/>
    <w:rsid w:val="006537DC"/>
    <w:rsid w:val="0065523D"/>
    <w:rsid w:val="00663F2D"/>
    <w:rsid w:val="00665511"/>
    <w:rsid w:val="0067005E"/>
    <w:rsid w:val="0067169A"/>
    <w:rsid w:val="00672072"/>
    <w:rsid w:val="006775F8"/>
    <w:rsid w:val="006802B8"/>
    <w:rsid w:val="00682025"/>
    <w:rsid w:val="00682F6D"/>
    <w:rsid w:val="00683DA3"/>
    <w:rsid w:val="00683ED4"/>
    <w:rsid w:val="006926C0"/>
    <w:rsid w:val="006A3224"/>
    <w:rsid w:val="006A72C7"/>
    <w:rsid w:val="006B626C"/>
    <w:rsid w:val="006B6DC5"/>
    <w:rsid w:val="006B7684"/>
    <w:rsid w:val="006B7E8B"/>
    <w:rsid w:val="006C1A76"/>
    <w:rsid w:val="006C20BF"/>
    <w:rsid w:val="006C2C4F"/>
    <w:rsid w:val="006C31E3"/>
    <w:rsid w:val="006C3784"/>
    <w:rsid w:val="006C3D1C"/>
    <w:rsid w:val="006C4FA6"/>
    <w:rsid w:val="006C589A"/>
    <w:rsid w:val="006C78C1"/>
    <w:rsid w:val="006D2DFE"/>
    <w:rsid w:val="006D6209"/>
    <w:rsid w:val="006D6408"/>
    <w:rsid w:val="006E098B"/>
    <w:rsid w:val="006E1AE5"/>
    <w:rsid w:val="006E1E7D"/>
    <w:rsid w:val="006E5FD2"/>
    <w:rsid w:val="006E790C"/>
    <w:rsid w:val="006F0A9B"/>
    <w:rsid w:val="006F4103"/>
    <w:rsid w:val="006F75D3"/>
    <w:rsid w:val="006F78D9"/>
    <w:rsid w:val="007010E0"/>
    <w:rsid w:val="0070366E"/>
    <w:rsid w:val="00706F7A"/>
    <w:rsid w:val="00707B6C"/>
    <w:rsid w:val="007101A3"/>
    <w:rsid w:val="00710766"/>
    <w:rsid w:val="007179B4"/>
    <w:rsid w:val="0072350A"/>
    <w:rsid w:val="007338F6"/>
    <w:rsid w:val="00741387"/>
    <w:rsid w:val="00744436"/>
    <w:rsid w:val="007470AC"/>
    <w:rsid w:val="0074753E"/>
    <w:rsid w:val="007525AE"/>
    <w:rsid w:val="00753099"/>
    <w:rsid w:val="007569AC"/>
    <w:rsid w:val="00760ACE"/>
    <w:rsid w:val="007611FB"/>
    <w:rsid w:val="00764D39"/>
    <w:rsid w:val="00766D0E"/>
    <w:rsid w:val="00766EB8"/>
    <w:rsid w:val="00771A84"/>
    <w:rsid w:val="00775077"/>
    <w:rsid w:val="007774A9"/>
    <w:rsid w:val="007847DC"/>
    <w:rsid w:val="00794B09"/>
    <w:rsid w:val="0079553D"/>
    <w:rsid w:val="00796E1D"/>
    <w:rsid w:val="007A0B6B"/>
    <w:rsid w:val="007A5027"/>
    <w:rsid w:val="007C07EA"/>
    <w:rsid w:val="007C3985"/>
    <w:rsid w:val="007C47EF"/>
    <w:rsid w:val="007C6D9E"/>
    <w:rsid w:val="007D0CED"/>
    <w:rsid w:val="007D330D"/>
    <w:rsid w:val="007D7F0E"/>
    <w:rsid w:val="007E23C8"/>
    <w:rsid w:val="007E6EAB"/>
    <w:rsid w:val="007E77C8"/>
    <w:rsid w:val="007F047B"/>
    <w:rsid w:val="007F58DA"/>
    <w:rsid w:val="00802354"/>
    <w:rsid w:val="0080426B"/>
    <w:rsid w:val="008059FF"/>
    <w:rsid w:val="00805AA4"/>
    <w:rsid w:val="00807946"/>
    <w:rsid w:val="008123A4"/>
    <w:rsid w:val="00812ADA"/>
    <w:rsid w:val="00820F63"/>
    <w:rsid w:val="00822164"/>
    <w:rsid w:val="00825300"/>
    <w:rsid w:val="00825358"/>
    <w:rsid w:val="00827BEB"/>
    <w:rsid w:val="00836A3E"/>
    <w:rsid w:val="008451D2"/>
    <w:rsid w:val="00845D23"/>
    <w:rsid w:val="00851BD9"/>
    <w:rsid w:val="008565D4"/>
    <w:rsid w:val="0085744D"/>
    <w:rsid w:val="0086646C"/>
    <w:rsid w:val="0086757A"/>
    <w:rsid w:val="00871B92"/>
    <w:rsid w:val="00877CDF"/>
    <w:rsid w:val="0088054E"/>
    <w:rsid w:val="008840A5"/>
    <w:rsid w:val="00884210"/>
    <w:rsid w:val="0088458A"/>
    <w:rsid w:val="008A04A3"/>
    <w:rsid w:val="008A2D8C"/>
    <w:rsid w:val="008A3E9A"/>
    <w:rsid w:val="008A4834"/>
    <w:rsid w:val="008A50C9"/>
    <w:rsid w:val="008B79A8"/>
    <w:rsid w:val="008C2E6C"/>
    <w:rsid w:val="008C6A41"/>
    <w:rsid w:val="008C7E0E"/>
    <w:rsid w:val="008D21CE"/>
    <w:rsid w:val="008D22F3"/>
    <w:rsid w:val="008D5D94"/>
    <w:rsid w:val="008E3449"/>
    <w:rsid w:val="008E4CD0"/>
    <w:rsid w:val="008E70F5"/>
    <w:rsid w:val="008F60E7"/>
    <w:rsid w:val="008F6611"/>
    <w:rsid w:val="008F7C88"/>
    <w:rsid w:val="0090143E"/>
    <w:rsid w:val="00902BE0"/>
    <w:rsid w:val="0090396A"/>
    <w:rsid w:val="00905E30"/>
    <w:rsid w:val="00910F42"/>
    <w:rsid w:val="009146BA"/>
    <w:rsid w:val="00915758"/>
    <w:rsid w:val="009205B5"/>
    <w:rsid w:val="009205D3"/>
    <w:rsid w:val="009240F5"/>
    <w:rsid w:val="00926DC2"/>
    <w:rsid w:val="00930FDE"/>
    <w:rsid w:val="00934F9D"/>
    <w:rsid w:val="00937F58"/>
    <w:rsid w:val="00943119"/>
    <w:rsid w:val="00943BB1"/>
    <w:rsid w:val="00947FA8"/>
    <w:rsid w:val="00953A6D"/>
    <w:rsid w:val="00960FD5"/>
    <w:rsid w:val="00967A87"/>
    <w:rsid w:val="00974722"/>
    <w:rsid w:val="00975234"/>
    <w:rsid w:val="00984949"/>
    <w:rsid w:val="009851BC"/>
    <w:rsid w:val="0098608F"/>
    <w:rsid w:val="00990A6D"/>
    <w:rsid w:val="00991C10"/>
    <w:rsid w:val="00993747"/>
    <w:rsid w:val="00997B26"/>
    <w:rsid w:val="009A2E8B"/>
    <w:rsid w:val="009A3427"/>
    <w:rsid w:val="009A43A3"/>
    <w:rsid w:val="009A5F6F"/>
    <w:rsid w:val="009A7673"/>
    <w:rsid w:val="009A7DC6"/>
    <w:rsid w:val="009B064C"/>
    <w:rsid w:val="009B5212"/>
    <w:rsid w:val="009B5284"/>
    <w:rsid w:val="009B6EC1"/>
    <w:rsid w:val="009C0293"/>
    <w:rsid w:val="009C256C"/>
    <w:rsid w:val="009C39BD"/>
    <w:rsid w:val="009C602E"/>
    <w:rsid w:val="009C6C33"/>
    <w:rsid w:val="009D2B5F"/>
    <w:rsid w:val="009D39BB"/>
    <w:rsid w:val="009D5B75"/>
    <w:rsid w:val="009E4974"/>
    <w:rsid w:val="009E6B81"/>
    <w:rsid w:val="009F16B4"/>
    <w:rsid w:val="009F3C94"/>
    <w:rsid w:val="009F4D6A"/>
    <w:rsid w:val="009F5C90"/>
    <w:rsid w:val="00A017D0"/>
    <w:rsid w:val="00A027CA"/>
    <w:rsid w:val="00A02905"/>
    <w:rsid w:val="00A02950"/>
    <w:rsid w:val="00A04BF0"/>
    <w:rsid w:val="00A07812"/>
    <w:rsid w:val="00A20870"/>
    <w:rsid w:val="00A228DD"/>
    <w:rsid w:val="00A25A9A"/>
    <w:rsid w:val="00A27965"/>
    <w:rsid w:val="00A400FC"/>
    <w:rsid w:val="00A42F3E"/>
    <w:rsid w:val="00A43B4C"/>
    <w:rsid w:val="00A460F9"/>
    <w:rsid w:val="00A510C3"/>
    <w:rsid w:val="00A51ACC"/>
    <w:rsid w:val="00A51F29"/>
    <w:rsid w:val="00A52012"/>
    <w:rsid w:val="00A5344D"/>
    <w:rsid w:val="00A5353A"/>
    <w:rsid w:val="00A54011"/>
    <w:rsid w:val="00A5751B"/>
    <w:rsid w:val="00A57B2A"/>
    <w:rsid w:val="00A61C27"/>
    <w:rsid w:val="00A64931"/>
    <w:rsid w:val="00A664F0"/>
    <w:rsid w:val="00A70135"/>
    <w:rsid w:val="00A73D36"/>
    <w:rsid w:val="00A74994"/>
    <w:rsid w:val="00A81A8B"/>
    <w:rsid w:val="00A8307A"/>
    <w:rsid w:val="00A83637"/>
    <w:rsid w:val="00A86F6F"/>
    <w:rsid w:val="00A90253"/>
    <w:rsid w:val="00A92549"/>
    <w:rsid w:val="00A94D52"/>
    <w:rsid w:val="00AA17D9"/>
    <w:rsid w:val="00AA29A9"/>
    <w:rsid w:val="00AA74C3"/>
    <w:rsid w:val="00AB2CAE"/>
    <w:rsid w:val="00AB3699"/>
    <w:rsid w:val="00AB3A8A"/>
    <w:rsid w:val="00AB5747"/>
    <w:rsid w:val="00AB7C15"/>
    <w:rsid w:val="00AC079F"/>
    <w:rsid w:val="00AC6C5D"/>
    <w:rsid w:val="00AD1349"/>
    <w:rsid w:val="00AD2445"/>
    <w:rsid w:val="00AD61D1"/>
    <w:rsid w:val="00AD66E0"/>
    <w:rsid w:val="00AE24FF"/>
    <w:rsid w:val="00AE2973"/>
    <w:rsid w:val="00AE3D7D"/>
    <w:rsid w:val="00AF07B4"/>
    <w:rsid w:val="00AF1074"/>
    <w:rsid w:val="00AF2046"/>
    <w:rsid w:val="00AF3309"/>
    <w:rsid w:val="00AF54BC"/>
    <w:rsid w:val="00AF7F6F"/>
    <w:rsid w:val="00B04BD7"/>
    <w:rsid w:val="00B050F7"/>
    <w:rsid w:val="00B12697"/>
    <w:rsid w:val="00B26A3E"/>
    <w:rsid w:val="00B40141"/>
    <w:rsid w:val="00B401A4"/>
    <w:rsid w:val="00B57436"/>
    <w:rsid w:val="00B606CE"/>
    <w:rsid w:val="00B6289C"/>
    <w:rsid w:val="00B6674C"/>
    <w:rsid w:val="00B67422"/>
    <w:rsid w:val="00B768E9"/>
    <w:rsid w:val="00B773CE"/>
    <w:rsid w:val="00B77577"/>
    <w:rsid w:val="00B83F35"/>
    <w:rsid w:val="00B84E64"/>
    <w:rsid w:val="00B92D94"/>
    <w:rsid w:val="00B946C4"/>
    <w:rsid w:val="00B9487F"/>
    <w:rsid w:val="00B948E6"/>
    <w:rsid w:val="00B9689C"/>
    <w:rsid w:val="00BA7DC6"/>
    <w:rsid w:val="00BC42E5"/>
    <w:rsid w:val="00BC45E0"/>
    <w:rsid w:val="00BC4E78"/>
    <w:rsid w:val="00BC5166"/>
    <w:rsid w:val="00BC66B5"/>
    <w:rsid w:val="00BC69B7"/>
    <w:rsid w:val="00BD171E"/>
    <w:rsid w:val="00BD4082"/>
    <w:rsid w:val="00BD4620"/>
    <w:rsid w:val="00BD5110"/>
    <w:rsid w:val="00BD60FB"/>
    <w:rsid w:val="00BD7165"/>
    <w:rsid w:val="00BE68C6"/>
    <w:rsid w:val="00C136F0"/>
    <w:rsid w:val="00C1760E"/>
    <w:rsid w:val="00C24312"/>
    <w:rsid w:val="00C3232A"/>
    <w:rsid w:val="00C34050"/>
    <w:rsid w:val="00C35F00"/>
    <w:rsid w:val="00C37C01"/>
    <w:rsid w:val="00C40DE1"/>
    <w:rsid w:val="00C41B14"/>
    <w:rsid w:val="00C44CDF"/>
    <w:rsid w:val="00C4679A"/>
    <w:rsid w:val="00C47C7A"/>
    <w:rsid w:val="00C51C53"/>
    <w:rsid w:val="00C54FA6"/>
    <w:rsid w:val="00C55872"/>
    <w:rsid w:val="00C6137E"/>
    <w:rsid w:val="00C649FB"/>
    <w:rsid w:val="00C66F71"/>
    <w:rsid w:val="00C6708C"/>
    <w:rsid w:val="00C702B5"/>
    <w:rsid w:val="00C7188F"/>
    <w:rsid w:val="00C73D41"/>
    <w:rsid w:val="00C752CD"/>
    <w:rsid w:val="00C82CC9"/>
    <w:rsid w:val="00C83231"/>
    <w:rsid w:val="00C84888"/>
    <w:rsid w:val="00C84CB1"/>
    <w:rsid w:val="00C86839"/>
    <w:rsid w:val="00C87BF9"/>
    <w:rsid w:val="00C90510"/>
    <w:rsid w:val="00C90EEB"/>
    <w:rsid w:val="00C92619"/>
    <w:rsid w:val="00C96AF6"/>
    <w:rsid w:val="00C96CD9"/>
    <w:rsid w:val="00C9799D"/>
    <w:rsid w:val="00CA17B9"/>
    <w:rsid w:val="00CA2487"/>
    <w:rsid w:val="00CA5AC1"/>
    <w:rsid w:val="00CA7496"/>
    <w:rsid w:val="00CB00F5"/>
    <w:rsid w:val="00CB44E7"/>
    <w:rsid w:val="00CB4E7B"/>
    <w:rsid w:val="00CC0CCF"/>
    <w:rsid w:val="00CC4580"/>
    <w:rsid w:val="00CC520E"/>
    <w:rsid w:val="00CC5EB4"/>
    <w:rsid w:val="00CC69EA"/>
    <w:rsid w:val="00CC7239"/>
    <w:rsid w:val="00CD2BB4"/>
    <w:rsid w:val="00CE53E0"/>
    <w:rsid w:val="00CF264B"/>
    <w:rsid w:val="00CF3994"/>
    <w:rsid w:val="00CF54F2"/>
    <w:rsid w:val="00D00001"/>
    <w:rsid w:val="00D006A2"/>
    <w:rsid w:val="00D017FA"/>
    <w:rsid w:val="00D05485"/>
    <w:rsid w:val="00D06181"/>
    <w:rsid w:val="00D1175F"/>
    <w:rsid w:val="00D130BF"/>
    <w:rsid w:val="00D22594"/>
    <w:rsid w:val="00D30723"/>
    <w:rsid w:val="00D336E5"/>
    <w:rsid w:val="00D36AD0"/>
    <w:rsid w:val="00D429BD"/>
    <w:rsid w:val="00D44888"/>
    <w:rsid w:val="00D47AAC"/>
    <w:rsid w:val="00D531AB"/>
    <w:rsid w:val="00D53533"/>
    <w:rsid w:val="00D63CD2"/>
    <w:rsid w:val="00D713E8"/>
    <w:rsid w:val="00D71BE7"/>
    <w:rsid w:val="00D71EC6"/>
    <w:rsid w:val="00D74A29"/>
    <w:rsid w:val="00D77CD5"/>
    <w:rsid w:val="00D84D15"/>
    <w:rsid w:val="00D867A6"/>
    <w:rsid w:val="00D87D7B"/>
    <w:rsid w:val="00D9331E"/>
    <w:rsid w:val="00D97588"/>
    <w:rsid w:val="00DA16AD"/>
    <w:rsid w:val="00DA1D87"/>
    <w:rsid w:val="00DA3BB0"/>
    <w:rsid w:val="00DA456F"/>
    <w:rsid w:val="00DB1595"/>
    <w:rsid w:val="00DB1920"/>
    <w:rsid w:val="00DB2278"/>
    <w:rsid w:val="00DB2996"/>
    <w:rsid w:val="00DB7235"/>
    <w:rsid w:val="00DC11BF"/>
    <w:rsid w:val="00DC24A7"/>
    <w:rsid w:val="00DC2F8C"/>
    <w:rsid w:val="00DC4331"/>
    <w:rsid w:val="00DC45AD"/>
    <w:rsid w:val="00DC5317"/>
    <w:rsid w:val="00DC691E"/>
    <w:rsid w:val="00DC6DCA"/>
    <w:rsid w:val="00DC734F"/>
    <w:rsid w:val="00DC755A"/>
    <w:rsid w:val="00DD1BB5"/>
    <w:rsid w:val="00DD3D06"/>
    <w:rsid w:val="00DD7B10"/>
    <w:rsid w:val="00DE3ED5"/>
    <w:rsid w:val="00DF0041"/>
    <w:rsid w:val="00DF3149"/>
    <w:rsid w:val="00DF3AB8"/>
    <w:rsid w:val="00E05EC2"/>
    <w:rsid w:val="00E10331"/>
    <w:rsid w:val="00E12407"/>
    <w:rsid w:val="00E161C7"/>
    <w:rsid w:val="00E16FAB"/>
    <w:rsid w:val="00E20DE5"/>
    <w:rsid w:val="00E270E1"/>
    <w:rsid w:val="00E328C6"/>
    <w:rsid w:val="00E360D4"/>
    <w:rsid w:val="00E376E9"/>
    <w:rsid w:val="00E41B1C"/>
    <w:rsid w:val="00E41EA9"/>
    <w:rsid w:val="00E41FF4"/>
    <w:rsid w:val="00E42D45"/>
    <w:rsid w:val="00E47C12"/>
    <w:rsid w:val="00E50179"/>
    <w:rsid w:val="00E50A1C"/>
    <w:rsid w:val="00E51AEA"/>
    <w:rsid w:val="00E51D5E"/>
    <w:rsid w:val="00E60038"/>
    <w:rsid w:val="00E66B01"/>
    <w:rsid w:val="00E70FD1"/>
    <w:rsid w:val="00E85FAB"/>
    <w:rsid w:val="00E863B8"/>
    <w:rsid w:val="00E9650E"/>
    <w:rsid w:val="00E97CC8"/>
    <w:rsid w:val="00EA01B3"/>
    <w:rsid w:val="00EA03E7"/>
    <w:rsid w:val="00EA1B34"/>
    <w:rsid w:val="00EA204A"/>
    <w:rsid w:val="00EA3404"/>
    <w:rsid w:val="00EA58E1"/>
    <w:rsid w:val="00EA708B"/>
    <w:rsid w:val="00EB285B"/>
    <w:rsid w:val="00EB4341"/>
    <w:rsid w:val="00EB6C0A"/>
    <w:rsid w:val="00EB702A"/>
    <w:rsid w:val="00EC5B35"/>
    <w:rsid w:val="00EC5DF5"/>
    <w:rsid w:val="00ED0895"/>
    <w:rsid w:val="00ED3720"/>
    <w:rsid w:val="00ED3869"/>
    <w:rsid w:val="00ED4A9A"/>
    <w:rsid w:val="00EE0386"/>
    <w:rsid w:val="00EE0455"/>
    <w:rsid w:val="00EE7C03"/>
    <w:rsid w:val="00EF2944"/>
    <w:rsid w:val="00EF4748"/>
    <w:rsid w:val="00EF5185"/>
    <w:rsid w:val="00EF52DB"/>
    <w:rsid w:val="00F013D0"/>
    <w:rsid w:val="00F0187F"/>
    <w:rsid w:val="00F062F1"/>
    <w:rsid w:val="00F1516D"/>
    <w:rsid w:val="00F20C12"/>
    <w:rsid w:val="00F224EA"/>
    <w:rsid w:val="00F229AE"/>
    <w:rsid w:val="00F25F95"/>
    <w:rsid w:val="00F347A7"/>
    <w:rsid w:val="00F35100"/>
    <w:rsid w:val="00F37289"/>
    <w:rsid w:val="00F372D9"/>
    <w:rsid w:val="00F53FBB"/>
    <w:rsid w:val="00F6064B"/>
    <w:rsid w:val="00F62587"/>
    <w:rsid w:val="00F62EE7"/>
    <w:rsid w:val="00F631D8"/>
    <w:rsid w:val="00F63DE3"/>
    <w:rsid w:val="00F64373"/>
    <w:rsid w:val="00F652BC"/>
    <w:rsid w:val="00F65D0B"/>
    <w:rsid w:val="00F66C62"/>
    <w:rsid w:val="00F70CDB"/>
    <w:rsid w:val="00F71AAD"/>
    <w:rsid w:val="00F73B61"/>
    <w:rsid w:val="00F8164B"/>
    <w:rsid w:val="00F81670"/>
    <w:rsid w:val="00F81D06"/>
    <w:rsid w:val="00F8259C"/>
    <w:rsid w:val="00F93F19"/>
    <w:rsid w:val="00F94A56"/>
    <w:rsid w:val="00FA00E0"/>
    <w:rsid w:val="00FA16E8"/>
    <w:rsid w:val="00FA38C4"/>
    <w:rsid w:val="00FB2C4D"/>
    <w:rsid w:val="00FB2E60"/>
    <w:rsid w:val="00FC2CD5"/>
    <w:rsid w:val="00FC37C6"/>
    <w:rsid w:val="00FC39B1"/>
    <w:rsid w:val="00FD11F3"/>
    <w:rsid w:val="00FD4F1F"/>
    <w:rsid w:val="00FE1A3F"/>
    <w:rsid w:val="00FF4D87"/>
    <w:rsid w:val="00FF524A"/>
    <w:rsid w:val="00FF5C5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76C62"/>
  <w15:docId w15:val="{6CE398A8-57A9-4182-8472-4D6981B2B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54E"/>
    <w:pPr>
      <w:spacing w:after="0" w:line="240" w:lineRule="auto"/>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0F1C30"/>
    <w:pPr>
      <w:keepNext/>
      <w:keepLines/>
      <w:spacing w:before="240"/>
      <w:jc w:val="center"/>
      <w:outlineLvl w:val="0"/>
      <w:pPrChange w:id="0" w:author="Nhân Nguyễn" w:date="2019-12-04T10:16:00Z">
        <w:pPr>
          <w:keepNext/>
          <w:keepLines/>
          <w:spacing w:before="240"/>
          <w:outlineLvl w:val="0"/>
        </w:pPr>
      </w:pPrChange>
    </w:pPr>
    <w:rPr>
      <w:rFonts w:asciiTheme="majorHAnsi" w:eastAsiaTheme="majorEastAsia" w:hAnsiTheme="majorHAnsi" w:cstheme="majorBidi"/>
      <w:b/>
      <w:color w:val="000000" w:themeColor="text1"/>
      <w:sz w:val="32"/>
      <w:szCs w:val="32"/>
      <w:rPrChange w:id="0" w:author="Nhân Nguyễn" w:date="2019-12-04T10:16:00Z">
        <w:rPr>
          <w:rFonts w:asciiTheme="majorHAnsi" w:eastAsiaTheme="majorEastAsia" w:hAnsiTheme="majorHAnsi" w:cstheme="majorBidi"/>
          <w:color w:val="000000" w:themeColor="text1"/>
          <w:sz w:val="32"/>
          <w:szCs w:val="32"/>
          <w:lang w:val="en-US" w:eastAsia="en-US" w:bidi="ar-SA"/>
        </w:rPr>
      </w:rPrChange>
    </w:rPr>
  </w:style>
  <w:style w:type="paragraph" w:styleId="Heading2">
    <w:name w:val="heading 2"/>
    <w:basedOn w:val="Normal"/>
    <w:next w:val="Normal"/>
    <w:link w:val="Heading2Char"/>
    <w:uiPriority w:val="9"/>
    <w:unhideWhenUsed/>
    <w:qFormat/>
    <w:rsid w:val="008123A4"/>
    <w:pPr>
      <w:keepNext/>
      <w:keepLines/>
      <w:outlineLvl w:val="1"/>
      <w:pPrChange w:id="1" w:author="Nhân Nguyễn" w:date="2019-12-04T10:13:00Z">
        <w:pPr>
          <w:keepNext/>
          <w:keepLines/>
          <w:spacing w:before="40"/>
          <w:outlineLvl w:val="1"/>
        </w:pPr>
      </w:pPrChange>
    </w:pPr>
    <w:rPr>
      <w:rFonts w:asciiTheme="majorHAnsi" w:eastAsiaTheme="majorEastAsia" w:hAnsiTheme="majorHAnsi" w:cstheme="majorBidi"/>
      <w:b/>
      <w:color w:val="000000" w:themeColor="text1"/>
      <w:sz w:val="28"/>
      <w:szCs w:val="26"/>
      <w:rPrChange w:id="1" w:author="Nhân Nguyễn" w:date="2019-12-04T10:13:00Z">
        <w:rPr>
          <w:rFonts w:asciiTheme="majorHAnsi" w:eastAsiaTheme="majorEastAsia" w:hAnsiTheme="majorHAnsi" w:cstheme="majorBidi"/>
          <w:color w:val="000000" w:themeColor="text1"/>
          <w:sz w:val="28"/>
          <w:szCs w:val="26"/>
          <w:lang w:val="en-US" w:eastAsia="en-US" w:bidi="ar-SA"/>
        </w:rPr>
      </w:rPrChange>
    </w:rPr>
  </w:style>
  <w:style w:type="paragraph" w:styleId="Heading3">
    <w:name w:val="heading 3"/>
    <w:basedOn w:val="Normal"/>
    <w:next w:val="Normal"/>
    <w:link w:val="Heading3Char"/>
    <w:uiPriority w:val="9"/>
    <w:unhideWhenUsed/>
    <w:qFormat/>
    <w:rsid w:val="00161A93"/>
    <w:pPr>
      <w:keepNext/>
      <w:keepLines/>
      <w:ind w:left="397"/>
      <w:outlineLvl w:val="2"/>
      <w:pPrChange w:id="2" w:author="Nhân Nguyễn" w:date="2019-12-04T10:39:00Z">
        <w:pPr>
          <w:keepNext/>
          <w:keepLines/>
          <w:spacing w:before="40"/>
          <w:outlineLvl w:val="2"/>
        </w:pPr>
      </w:pPrChange>
    </w:pPr>
    <w:rPr>
      <w:rFonts w:asciiTheme="majorHAnsi" w:eastAsiaTheme="majorEastAsia" w:hAnsiTheme="majorHAnsi" w:cstheme="majorBidi"/>
      <w:i/>
      <w:sz w:val="28"/>
      <w:rPrChange w:id="2" w:author="Nhân Nguyễn" w:date="2019-12-04T10:39:00Z">
        <w:rPr>
          <w:rFonts w:asciiTheme="majorHAnsi" w:eastAsiaTheme="majorEastAsia" w:hAnsiTheme="majorHAnsi" w:cstheme="majorBidi"/>
          <w:sz w:val="26"/>
          <w:szCs w:val="24"/>
          <w:lang w:val="en-US" w:eastAsia="en-US" w:bidi="ar-SA"/>
        </w:rPr>
      </w:rPrChange>
    </w:rPr>
  </w:style>
  <w:style w:type="paragraph" w:styleId="Heading4">
    <w:name w:val="heading 4"/>
    <w:basedOn w:val="Normal"/>
    <w:next w:val="Normal"/>
    <w:link w:val="Heading4Char"/>
    <w:uiPriority w:val="9"/>
    <w:unhideWhenUsed/>
    <w:qFormat/>
    <w:rsid w:val="001B7CA5"/>
    <w:pPr>
      <w:keepNext/>
      <w:keepLines/>
      <w:ind w:left="510"/>
      <w:outlineLvl w:val="3"/>
      <w:pPrChange w:id="3" w:author="Nhân Nguyễn" w:date="2019-12-04T10:18:00Z">
        <w:pPr>
          <w:keepNext/>
          <w:keepLines/>
          <w:spacing w:before="40"/>
          <w:outlineLvl w:val="3"/>
        </w:pPr>
      </w:pPrChange>
    </w:pPr>
    <w:rPr>
      <w:rFonts w:asciiTheme="majorHAnsi" w:eastAsiaTheme="majorEastAsia" w:hAnsiTheme="majorHAnsi" w:cstheme="majorBidi"/>
      <w:iCs/>
      <w:rPrChange w:id="3" w:author="Nhân Nguyễn" w:date="2019-12-04T10:18:00Z">
        <w:rPr>
          <w:rFonts w:asciiTheme="majorHAnsi" w:eastAsiaTheme="majorEastAsia" w:hAnsiTheme="majorHAnsi" w:cstheme="majorBidi"/>
          <w:i/>
          <w:iCs/>
          <w:sz w:val="26"/>
          <w:szCs w:val="24"/>
          <w:lang w:val="en-US"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paragraph" w:customStyle="1" w:styleId="L1">
    <w:name w:val="L1"/>
    <w:basedOn w:val="NormalWeb"/>
    <w:qFormat/>
    <w:rsid w:val="00540D58"/>
    <w:pPr>
      <w:jc w:val="center"/>
      <w:textAlignment w:val="baseline"/>
    </w:pPr>
    <w:rPr>
      <w:b/>
      <w:sz w:val="32"/>
      <w:szCs w:val="26"/>
      <w:shd w:val="clear" w:color="auto" w:fill="FFFFFF"/>
      <w:lang w:val="vi-VN"/>
    </w:rPr>
  </w:style>
  <w:style w:type="paragraph" w:customStyle="1" w:styleId="L2">
    <w:name w:val="L2"/>
    <w:basedOn w:val="Normal"/>
    <w:qFormat/>
    <w:rsid w:val="008C2E6C"/>
    <w:pPr>
      <w:tabs>
        <w:tab w:val="center" w:pos="4680"/>
      </w:tabs>
      <w:spacing w:before="120"/>
    </w:pPr>
    <w:rPr>
      <w:b/>
      <w:sz w:val="28"/>
      <w:szCs w:val="26"/>
      <w:lang w:val="vi-VN"/>
    </w:rPr>
  </w:style>
  <w:style w:type="paragraph" w:customStyle="1" w:styleId="L3">
    <w:name w:val="L3"/>
    <w:basedOn w:val="Normal"/>
    <w:qFormat/>
    <w:rsid w:val="008C2E6C"/>
    <w:pPr>
      <w:spacing w:before="120"/>
      <w:ind w:firstLine="431"/>
      <w:textAlignment w:val="baseline"/>
    </w:pPr>
    <w:rPr>
      <w:i/>
      <w:sz w:val="28"/>
      <w:szCs w:val="26"/>
      <w:lang w:val="vi-VN"/>
    </w:rPr>
  </w:style>
  <w:style w:type="paragraph" w:customStyle="1" w:styleId="Style1">
    <w:name w:val="Style1"/>
    <w:basedOn w:val="L2"/>
    <w:rsid w:val="008C2E6C"/>
  </w:style>
  <w:style w:type="paragraph" w:customStyle="1" w:styleId="L4">
    <w:name w:val="L4"/>
    <w:basedOn w:val="ListParagraph"/>
    <w:qFormat/>
    <w:rsid w:val="00256D19"/>
    <w:pPr>
      <w:spacing w:before="120"/>
    </w:pPr>
    <w:rPr>
      <w:u w:val="single"/>
    </w:rPr>
  </w:style>
  <w:style w:type="character" w:customStyle="1" w:styleId="Heading1Char">
    <w:name w:val="Heading 1 Char"/>
    <w:basedOn w:val="DefaultParagraphFont"/>
    <w:link w:val="Heading1"/>
    <w:uiPriority w:val="9"/>
    <w:rsid w:val="000F1C30"/>
    <w:rPr>
      <w:rFonts w:asciiTheme="majorHAnsi" w:eastAsiaTheme="majorEastAsia" w:hAnsiTheme="majorHAnsi" w:cstheme="majorBidi"/>
      <w:b/>
      <w:color w:val="000000" w:themeColor="text1"/>
      <w:sz w:val="32"/>
      <w:szCs w:val="32"/>
      <w:lang w:val="en-US"/>
    </w:rPr>
  </w:style>
  <w:style w:type="character" w:customStyle="1" w:styleId="Heading2Char">
    <w:name w:val="Heading 2 Char"/>
    <w:basedOn w:val="DefaultParagraphFont"/>
    <w:link w:val="Heading2"/>
    <w:uiPriority w:val="9"/>
    <w:rsid w:val="008123A4"/>
    <w:rPr>
      <w:rFonts w:asciiTheme="majorHAnsi" w:eastAsiaTheme="majorEastAsia" w:hAnsiTheme="majorHAnsi" w:cstheme="majorBidi"/>
      <w:b/>
      <w:color w:val="000000" w:themeColor="text1"/>
      <w:sz w:val="28"/>
      <w:szCs w:val="26"/>
      <w:lang w:val="en-US"/>
    </w:rPr>
  </w:style>
  <w:style w:type="character" w:customStyle="1" w:styleId="Heading3Char">
    <w:name w:val="Heading 3 Char"/>
    <w:basedOn w:val="DefaultParagraphFont"/>
    <w:link w:val="Heading3"/>
    <w:uiPriority w:val="9"/>
    <w:rsid w:val="00161A93"/>
    <w:rPr>
      <w:rFonts w:asciiTheme="majorHAnsi" w:eastAsiaTheme="majorEastAsia" w:hAnsiTheme="majorHAnsi" w:cstheme="majorBidi"/>
      <w:i/>
      <w:sz w:val="28"/>
      <w:szCs w:val="24"/>
      <w:lang w:val="en-US"/>
    </w:rPr>
  </w:style>
  <w:style w:type="character" w:customStyle="1" w:styleId="Heading4Char">
    <w:name w:val="Heading 4 Char"/>
    <w:basedOn w:val="DefaultParagraphFont"/>
    <w:link w:val="Heading4"/>
    <w:uiPriority w:val="9"/>
    <w:rsid w:val="001B7CA5"/>
    <w:rPr>
      <w:rFonts w:asciiTheme="majorHAnsi" w:eastAsiaTheme="majorEastAsia" w:hAnsiTheme="majorHAnsi" w:cstheme="majorBidi"/>
      <w:iCs/>
      <w:sz w:val="26"/>
      <w:szCs w:val="24"/>
      <w:lang w:val="en-US"/>
    </w:rPr>
  </w:style>
  <w:style w:type="paragraph" w:styleId="TOC1">
    <w:name w:val="toc 1"/>
    <w:basedOn w:val="Normal"/>
    <w:next w:val="Normal"/>
    <w:autoRedefine/>
    <w:uiPriority w:val="39"/>
    <w:unhideWhenUsed/>
    <w:rsid w:val="003A32E2"/>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A32E2"/>
    <w:pPr>
      <w:ind w:left="260"/>
    </w:pPr>
    <w:rPr>
      <w:rFonts w:asciiTheme="minorHAnsi" w:hAnsiTheme="minorHAnsi" w:cstheme="minorHAnsi"/>
      <w:smallCaps/>
      <w:sz w:val="20"/>
      <w:szCs w:val="20"/>
    </w:rPr>
  </w:style>
  <w:style w:type="paragraph" w:styleId="TOC3">
    <w:name w:val="toc 3"/>
    <w:basedOn w:val="Normal"/>
    <w:next w:val="Normal"/>
    <w:autoRedefine/>
    <w:uiPriority w:val="39"/>
    <w:unhideWhenUsed/>
    <w:rsid w:val="003A32E2"/>
    <w:pPr>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3A32E2"/>
    <w:pPr>
      <w:ind w:left="780"/>
    </w:pPr>
    <w:rPr>
      <w:rFonts w:asciiTheme="minorHAnsi" w:hAnsiTheme="minorHAnsi" w:cstheme="minorHAnsi"/>
      <w:sz w:val="18"/>
      <w:szCs w:val="18"/>
    </w:rPr>
  </w:style>
  <w:style w:type="paragraph" w:customStyle="1" w:styleId="H1">
    <w:name w:val="H1"/>
    <w:basedOn w:val="NormalWeb"/>
    <w:qFormat/>
    <w:rsid w:val="003F3F93"/>
    <w:pPr>
      <w:spacing w:before="120" w:beforeAutospacing="0" w:after="0" w:afterAutospacing="0"/>
      <w:jc w:val="center"/>
      <w:textAlignment w:val="baseline"/>
    </w:pPr>
    <w:rPr>
      <w:i/>
      <w:iCs/>
      <w:szCs w:val="26"/>
      <w:shd w:val="clear" w:color="auto" w:fill="FFFFFF"/>
      <w:lang w:val="vi-VN"/>
    </w:rPr>
  </w:style>
  <w:style w:type="paragraph" w:styleId="TOCHeading">
    <w:name w:val="TOC Heading"/>
    <w:basedOn w:val="Heading1"/>
    <w:next w:val="Normal"/>
    <w:uiPriority w:val="39"/>
    <w:unhideWhenUsed/>
    <w:qFormat/>
    <w:rsid w:val="00A54011"/>
    <w:pPr>
      <w:spacing w:line="259" w:lineRule="auto"/>
      <w:jc w:val="left"/>
      <w:outlineLvl w:val="9"/>
    </w:pPr>
    <w:rPr>
      <w:b w:val="0"/>
      <w:color w:val="2E74B5" w:themeColor="accent1" w:themeShade="BF"/>
    </w:rPr>
  </w:style>
  <w:style w:type="paragraph" w:styleId="TOC5">
    <w:name w:val="toc 5"/>
    <w:basedOn w:val="Normal"/>
    <w:next w:val="Normal"/>
    <w:autoRedefine/>
    <w:uiPriority w:val="39"/>
    <w:unhideWhenUsed/>
    <w:rsid w:val="008059FF"/>
    <w:pPr>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8059FF"/>
    <w:pPr>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8059FF"/>
    <w:pPr>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8059FF"/>
    <w:pPr>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8059FF"/>
    <w:pPr>
      <w:ind w:left="2080"/>
    </w:pPr>
    <w:rPr>
      <w:rFonts w:asciiTheme="minorHAnsi" w:hAnsiTheme="minorHAnsi" w:cstheme="minorHAnsi"/>
      <w:sz w:val="18"/>
      <w:szCs w:val="18"/>
    </w:rPr>
  </w:style>
  <w:style w:type="character" w:customStyle="1" w:styleId="UnresolvedMention">
    <w:name w:val="Unresolved Mention"/>
    <w:basedOn w:val="DefaultParagraphFont"/>
    <w:uiPriority w:val="99"/>
    <w:semiHidden/>
    <w:unhideWhenUsed/>
    <w:rsid w:val="001A03AC"/>
    <w:rPr>
      <w:color w:val="605E5C"/>
      <w:shd w:val="clear" w:color="auto" w:fill="E1DFDD"/>
    </w:rPr>
  </w:style>
  <w:style w:type="character" w:styleId="FollowedHyperlink">
    <w:name w:val="FollowedHyperlink"/>
    <w:basedOn w:val="DefaultParagraphFont"/>
    <w:uiPriority w:val="99"/>
    <w:semiHidden/>
    <w:unhideWhenUsed/>
    <w:rsid w:val="00A27965"/>
    <w:rPr>
      <w:color w:val="954F72" w:themeColor="followedHyperlink"/>
      <w:u w:val="single"/>
    </w:rPr>
  </w:style>
  <w:style w:type="paragraph" w:customStyle="1" w:styleId="B1">
    <w:name w:val="B1"/>
    <w:basedOn w:val="NormalWeb"/>
    <w:qFormat/>
    <w:rsid w:val="006330E8"/>
    <w:pPr>
      <w:spacing w:before="120" w:beforeAutospacing="0" w:after="0" w:afterAutospacing="0"/>
      <w:jc w:val="center"/>
      <w:textAlignment w:val="baseline"/>
      <w:pPrChange w:id="4" w:author="NTS Romanoff" w:date="2019-12-04T16:00:00Z">
        <w:pPr>
          <w:spacing w:before="120" w:line="360" w:lineRule="auto"/>
          <w:ind w:left="340"/>
          <w:jc w:val="center"/>
          <w:textAlignment w:val="baseline"/>
        </w:pPr>
      </w:pPrChange>
    </w:pPr>
    <w:rPr>
      <w:i/>
      <w:szCs w:val="26"/>
      <w:shd w:val="clear" w:color="auto" w:fill="FFFFFF"/>
      <w:rPrChange w:id="4" w:author="NTS Romanoff" w:date="2019-12-04T16:00:00Z">
        <w:rPr>
          <w:b/>
          <w:sz w:val="26"/>
          <w:szCs w:val="26"/>
          <w:shd w:val="clear" w:color="auto" w:fill="FFFFFF"/>
          <w:lang w:val="en-US" w:eastAsia="en-US" w:bidi="ar-SA"/>
        </w:rPr>
      </w:rPrChange>
    </w:rPr>
  </w:style>
  <w:style w:type="paragraph" w:styleId="Revision">
    <w:name w:val="Revision"/>
    <w:hidden/>
    <w:uiPriority w:val="99"/>
    <w:semiHidden/>
    <w:rsid w:val="00472AF3"/>
    <w:pPr>
      <w:spacing w:after="0" w:line="240" w:lineRule="auto"/>
    </w:pPr>
    <w:rPr>
      <w:rFonts w:ascii="Times New Roman" w:eastAsia="Times New Roman" w:hAnsi="Times New Roman" w:cs="Times New Roman"/>
      <w:sz w:val="26"/>
      <w:szCs w:val="24"/>
      <w:lang w:val="en-US"/>
    </w:rPr>
  </w:style>
  <w:style w:type="paragraph" w:styleId="BodyText0">
    <w:name w:val="Body Text"/>
    <w:basedOn w:val="Normal"/>
    <w:link w:val="BodyTextChar"/>
    <w:uiPriority w:val="1"/>
    <w:qFormat/>
    <w:rsid w:val="000944C7"/>
    <w:pPr>
      <w:widowControl w:val="0"/>
      <w:autoSpaceDE w:val="0"/>
      <w:autoSpaceDN w:val="0"/>
    </w:pPr>
    <w:rPr>
      <w:szCs w:val="26"/>
      <w:lang w:val="vi"/>
    </w:rPr>
  </w:style>
  <w:style w:type="character" w:customStyle="1" w:styleId="BodyTextChar">
    <w:name w:val="Body Text Char"/>
    <w:basedOn w:val="DefaultParagraphFont"/>
    <w:link w:val="BodyText0"/>
    <w:uiPriority w:val="1"/>
    <w:rsid w:val="000944C7"/>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15425679">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174879238">
      <w:bodyDiv w:val="1"/>
      <w:marLeft w:val="0"/>
      <w:marRight w:val="0"/>
      <w:marTop w:val="0"/>
      <w:marBottom w:val="0"/>
      <w:divBdr>
        <w:top w:val="none" w:sz="0" w:space="0" w:color="auto"/>
        <w:left w:val="none" w:sz="0" w:space="0" w:color="auto"/>
        <w:bottom w:val="none" w:sz="0" w:space="0" w:color="auto"/>
        <w:right w:val="none" w:sz="0" w:space="0" w:color="auto"/>
      </w:divBdr>
    </w:div>
    <w:div w:id="222984367">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28222685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367336034">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03016249">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61587712">
      <w:bodyDiv w:val="1"/>
      <w:marLeft w:val="0"/>
      <w:marRight w:val="0"/>
      <w:marTop w:val="0"/>
      <w:marBottom w:val="0"/>
      <w:divBdr>
        <w:top w:val="none" w:sz="0" w:space="0" w:color="auto"/>
        <w:left w:val="none" w:sz="0" w:space="0" w:color="auto"/>
        <w:bottom w:val="none" w:sz="0" w:space="0" w:color="auto"/>
        <w:right w:val="none" w:sz="0" w:space="0" w:color="auto"/>
      </w:divBdr>
    </w:div>
    <w:div w:id="666904174">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81056319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002243846">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376199063">
      <w:bodyDiv w:val="1"/>
      <w:marLeft w:val="0"/>
      <w:marRight w:val="0"/>
      <w:marTop w:val="0"/>
      <w:marBottom w:val="0"/>
      <w:divBdr>
        <w:top w:val="none" w:sz="0" w:space="0" w:color="auto"/>
        <w:left w:val="none" w:sz="0" w:space="0" w:color="auto"/>
        <w:bottom w:val="none" w:sz="0" w:space="0" w:color="auto"/>
        <w:right w:val="none" w:sz="0" w:space="0" w:color="auto"/>
      </w:divBdr>
    </w:div>
    <w:div w:id="1470590877">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1883864116">
      <w:bodyDiv w:val="1"/>
      <w:marLeft w:val="0"/>
      <w:marRight w:val="0"/>
      <w:marTop w:val="0"/>
      <w:marBottom w:val="0"/>
      <w:divBdr>
        <w:top w:val="none" w:sz="0" w:space="0" w:color="auto"/>
        <w:left w:val="none" w:sz="0" w:space="0" w:color="auto"/>
        <w:bottom w:val="none" w:sz="0" w:space="0" w:color="auto"/>
        <w:right w:val="none" w:sz="0" w:space="0" w:color="auto"/>
      </w:divBdr>
    </w:div>
    <w:div w:id="1899902207">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65332239">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 w:id="211100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nodejs.org/en/do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nodejs.vn/topic/558/search-ti%E1%BA%BFng-vi%E1%BB%87t-mongoose/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zuni.vn/"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A10F7-6683-4154-B1B2-E7B5A9835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1</Pages>
  <Words>7301</Words>
  <Characters>41617</Characters>
  <Application>Microsoft Office Word</Application>
  <DocSecurity>0</DocSecurity>
  <Lines>346</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Administrator</cp:lastModifiedBy>
  <cp:revision>755</cp:revision>
  <cp:lastPrinted>2019-12-05T15:40:00Z</cp:lastPrinted>
  <dcterms:created xsi:type="dcterms:W3CDTF">2014-04-10T17:11:00Z</dcterms:created>
  <dcterms:modified xsi:type="dcterms:W3CDTF">2020-06-06T07:48:00Z</dcterms:modified>
</cp:coreProperties>
</file>